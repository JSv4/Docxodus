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82e4556dc9489f" /></Relationships>
</file>

<file path=word/document.xml><?xml version="1.0" encoding="utf-8"?>
<w:document xmlns:w="http://schemas.openxmlformats.org/wordprocessingml/2006/main">
  <w:body>
    <w:p>
      <w:pPr>
        <w:pStyle w:val="StationBody"/>
        <w:numPr>
          <w:ilvl w:val="0"/>
          <w:numId w:val="2"/>
          <w:numberingChange w:author="Docxodus" w:id="1" w:date="2000-01-01T00:00:00Z" w:original="1."/>
        </w:numPr>
        <w:pPrChange w:author="Docxodus" w:id="5" w:date="2000-01-01T00:00:00Z">
          <w:pPr>
            <w:pStyle w:val="StationBody"/>
            <w:numPr>
              <w:ilvl w:val="0"/>
              <w:numId w:val="1"/>
            </w:numPr>
          </w:pPr>
        </w:pPrChange>
      </w:pPr>
      <w:r>
        <w:t>Moss station records the morning temperature.</w:t>
      </w:r>
    </w:p>
    <w:p>
      <w:pPr>
        <w:pStyle w:val="StationBody"/>
        <w:numPr>
          <w:ilvl w:val="0"/>
          <w:numId w:val="2"/>
        </w:numPr>
        <w:rPr>
          <w:ins w:author="Docxodus" w:id="3" w:date="2000-01-01T00:00:00Z"/>
        </w:rPr>
      </w:pPr>
      <w:ins w:author="Docxodus" w:id="2" w:date="2000-01-01T00:00:00Z">
        <w:r>
          <w:t>A violet lantern marks the new storage shelf.</w:t>
        </w:r>
      </w:ins>
    </w:p>
    <w:p>
      <w:pPr>
        <w:pStyle w:val="StationBody"/>
        <w:numPr>
          <w:ilvl w:val="0"/>
          <w:numId w:val="2"/>
          <w:numberingChange w:author="Docxodus" w:id="4" w:date="2000-01-01T00:00:00Z" w:original="2."/>
        </w:numPr>
        <w:pPrChange w:author="Docxodus" w:id="6" w:date="2000-01-01T00:00:00Z">
          <w:pPr>
            <w:pStyle w:val="StationBody"/>
            <w:numPr>
              <w:ilvl w:val="0"/>
              <w:numId w:val="1"/>
            </w:numPr>
          </w:pPr>
        </w:pPrChange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</w:fonts>
</file>

<file path=word/numbering.xml><?xml version="1.0" encoding="utf-8"?>
<numbering xmlns="http://schemas.openxmlformats.org/wordprocessingml/2006/main">
  <p2:abstractNum xmlns:p2="http://schemas.openxmlformats.org/wordprocessingml/2006/main" p2:abstractNumId="0">
    <p2:multiLevelType p2:val="singleLevel"/>
    <p2:lvl p2:ilvl="0">
      <p2:start p2:val="1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abstractNum xmlns:p2="http://schemas.openxmlformats.org/wordprocessingml/2006/main" p2:abstractNumId="1">
    <p2:multiLevelType p2:val="singleLevel"/>
    <p2:lvl p2:ilvl="0">
      <p2:start p2:val="4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num xmlns:p2="http://schemas.openxmlformats.org/wordprocessingml/2006/main" p2:numId="1">
    <p2:abstractNumId p2:val="0"/>
  </p2:num>
  <p2:num xmlns:p2="http://schemas.openxmlformats.org/wordprocessingml/2006/main" p2:numId="2">
    <p2:abstractNumId p2:val="1"/>
  </p2:num>
</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b94b667a04645a3" /><Relationship Type="http://schemas.openxmlformats.org/officeDocument/2006/relationships/numbering" Target="/word/numbering.xml" Id="R21ac61bda2304ca6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