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3bca67baff42fd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  <w:rPr>
          <w:ins w:author="Docxodus" w:id="2" w:date="2000-01-01T00:00:00Z"/>
        </w:rPr>
      </w:pPr>
      <w:ins w:author="Docxodus" w:id="1" w:date="2000-01-01T00:00:00Z">
        <w:r>
          <w:t>A violet lantern marks the new storage shelf.</w:t>
        </w:r>
      </w:ins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9824775bd44561" /><Relationship Type="http://schemas.openxmlformats.org/officeDocument/2006/relationships/numbering" Target="/word/numbering.xml" Id="R23364dc1d25c42f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