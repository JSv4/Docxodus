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f095735badf4df7" /></Relationships>
</file>

<file path=word/document.xml><?xml version="1.0" encoding="utf-8"?>
<w:document xmlns:w="http://schemas.openxmlformats.org/wordprocessingml/2006/main">
  <w:body>
    <w:p>
      <w:pPr>
        <w:pStyle w:val="StationBody"/>
      </w:pPr>
      <w:r>
        <w:t>Moss station records the morning temperature.</w:t>
      </w:r>
    </w:p>
    <w:p>
      <w:pPr>
        <w:pStyle w:val="StationBody"/>
        <w:rPr>
          <w:ins w:author="Docxodus" w:id="2" w:date="2000-01-01T00:00:00Z"/>
        </w:rPr>
      </w:pPr>
      <w:ins w:author="Docxodus" w:id="1" w:date="2000-01-01T00:00:00Z">
        <w:r>
          <w:t>A violet lantern marks the new storage shelf.</w:t>
        </w:r>
      </w:ins>
    </w:p>
    <w:p>
      <w:pPr>
        <w:pStyle w:val="StationBody"/>
      </w:pPr>
      <w:r>
        <w:t>Granite station records the evening temperature.</w:t>
      </w:r>
    </w:p>
    <w:sectPr>
      <w:pgSz w:w="12240" w:h="15840"/>
      <w:pgMar w:top="1440" w:right="1440" w:bottom="1440" w:left="14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jaVu Sans">
    <w:charset w:val="00"/>
    <w:family w:val="swiss"/>
    <w:pitch w:val="variable"/>
  </w:font>
</w:fonts>
</file>

<file path=word/settings.xml><?xml version="1.0" encoding="utf-8"?>
<w:settings xmlns="http://schemas.openxmlformats.org/wordprocessingml/2006/main" xmlns:w="http://schemas.openxmlformats.org/wordprocessingml/2006/main">
  <p2:defaultTabStop xmlns:p2="http://schemas.openxmlformats.org/wordprocessingml/2006/main" p2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styles xmlns="http://schemas.openxmlformats.org/wordprocessingml/2006/main">
  <docDefaults>
    <rPrDefault>
      <rPr>
        <p5:rFonts xmlns:p5="http://schemas.openxmlformats.org/wordprocessingml/2006/main" p5:ascii="DejaVu Sans" p5:hAnsi="DejaVu Sans"/>
        <p5:sz xmlns:p5="http://schemas.openxmlformats.org/wordprocessingml/2006/main" p5:val="22"/>
      </rPr>
    </rPrDefault>
    <pPrDefault>
      <pPr>
        <p5:spacing xmlns:p5="http://schemas.openxmlformats.org/wordprocessingml/2006/main" p5:after="80" p5:line="250" p5:lineRule="auto"/>
      </pPr>
    </pPrDefault>
  </docDefaults>
  <p2:style xmlns:p2="http://schemas.openxmlformats.org/wordprocessingml/2006/main" p2:type="paragraph" p2:default="1" p2:styleId="StationBody">
    <p2:name p2:val="Station body"/>
  </p2:style>
</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b78ffc96f4f644ac" /><Relationship Type="http://schemas.openxmlformats.org/officeDocument/2006/relationships/settings" Target="/word/settings.xml" Id="R7b75c6d7fa5843d9" /><Relationship Type="http://schemas.openxmlformats.org/officeDocument/2006/relationships/theme" Target="/word/theme/theme1.xml" Id="rIdThemeBackfill" /><Relationship Type="http://schemas.openxmlformats.org/officeDocument/2006/relationships/fontTable" Target="/word/fontTable.xml" Id="rIdFontTableBackfill" /><Relationship Type="http://schemas.openxmlformats.org/officeDocument/2006/relationships/webSettings" Target="/word/webSettings.xml" Id="rIdWebSettingsBackfil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