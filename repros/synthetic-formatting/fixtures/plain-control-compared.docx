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164358e01f461b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  <w:rPr>
          <w:ins w:author="Docxodus" w:id="2" w:date="2000-01-01T00:00:00Z"/>
        </w:rPr>
      </w:pPr>
      <w:ins w:author="Docxodus" w:id="1" w:date="2000-01-01T00:00:00Z">
        <w:r>
          <w:t>A violet lantern marks the new storage shelf.</w:t>
        </w:r>
      </w:ins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  <w:font w:name="DejaVu Serif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  <p2:pPr>
      <p5:spacing xmlns:p5="http://schemas.openxmlformats.org/wordprocessingml/2006/main" p5:after="200" p5:line="310" p5:lineRule="auto"/>
      <p2:pPrChange p2:author="Docxodus" p2:id="3" p2:date="2000-01-01T00:00:00Z">
        <p2:pPr>
          <p5:spacing xmlns:p5="http://schemas.openxmlformats.org/wordprocessingml/2006/main" p5:after="80" p5:line="250" p5:lineRule="auto"/>
        </p2:pPr>
      </p2:pPrChange>
    </p2:pPr>
    <p2:rPr>
      <p5:rFonts xmlns:p5="http://schemas.openxmlformats.org/wordprocessingml/2006/main" p5:ascii="DejaVu Serif" p5:hAnsi="DejaVu Serif"/>
      <p5:sz xmlns:p5="http://schemas.openxmlformats.org/wordprocessingml/2006/main" p5:val="28"/>
      <p2:rPrChange p2:author="Docxodus" p2:id="4" p2:date="2000-01-01T00:00:00Z">
        <p2:rPr>
          <p5:rFonts xmlns:p5="http://schemas.openxmlformats.org/wordprocessingml/2006/main" p5:ascii="DejaVu Sans" p5:hAnsi="DejaVu Sans"/>
          <p5:sz xmlns:p5="http://schemas.openxmlformats.org/wordprocessingml/2006/main" p5:val="22"/>
        </p2:rPr>
      </p2:rPrChange>
    </p2:rPr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fe51070b84e7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