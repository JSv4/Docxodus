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6960b62446437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  <w:tblGridChange w:id="1">
          <w:tblGrid>
            <w:gridCol w:w="2700"/>
            <w:gridCol w:w="1600"/>
            <w:gridCol w:w="2900"/>
          </w:tblGrid>
        </w:tblGridChange>
      </w:tblGrid>
      <w:tr>
        <w:tc>
          <w:tcPr>
            <w:tcW w:w="1800" w:type="dxa"/>
            <w:tcPrChange w:author="Docxodus" w:id="3" w:date="2000-01-01T00:00:00Z">
              <w:tcPr>
                <w:tcW w:w="4300" w:type="dxa"/>
                <w:gridSpan w:val="2"/>
              </w:tcPr>
            </w:tcPrChange>
          </w:tcPr>
          <w:p>
            <w:r>
              <w:t>North gauge</w:t>
            </w:r>
            <w:del w:author="Docxodus" w:id="2" w:date="2000-01-01T00:00:00Z">
              <w:r>
                <w:delText xml:space="preserve"> bridge</w:delText>
              </w:r>
            </w:del>
          </w:p>
        </w:tc>
        <w:tc>
          <w:tcPr>
            <w:tcW w:w="2300" w:type="dxa"/>
            <w:tcPrChange w:author="Docxodus" w:id="6" w:date="2000-01-01T00:00:00Z">
              <w:tcPr>
                <w:tcW w:w="2900" w:type="dxa"/>
              </w:tcPr>
            </w:tcPrChange>
          </w:tcPr>
          <w:p>
            <w:r>
              <w:t xml:space="preserve">North </w:t>
            </w:r>
            <w:ins w:author="Docxodus" w:id="4" w:date="2000-01-01T00:00:00Z">
              <w:r>
                <w:t>bridge</w:t>
              </w:r>
            </w:ins>
            <w:del w:author="Docxodus" w:id="5" w:date="2000-01-01T00:00:00Z">
              <w:r>
                <w:delText>lock</w:delText>
              </w:r>
            </w:del>
          </w:p>
        </w:tc>
        <w:tc>
          <w:tcPr>
            <w:tcW w:w="3100" w:type="dxa"/>
            <w:cellIns w:author="Docxodus" w:id="7" w:date="2000-01-01T00:00:00Z"/>
          </w:tcPr>
          <w:p>
            <w:pPr>
              <w:rPr>
                <w:ins w:author="Docxodus" w:id="9" w:date="2000-01-01T00:00:00Z"/>
              </w:rPr>
            </w:pPr>
            <w:ins w:author="Docxodus" w:id="8" w:date="2000-01-01T00:00:00Z">
              <w:r>
                <w:t>North lock</w:t>
              </w:r>
            </w:ins>
          </w:p>
        </w:tc>
      </w:tr>
      <w:tr>
        <w:tc>
          <w:tcPr>
            <w:tcW w:w="1800" w:type="dxa"/>
            <w:tcPrChange w:author="Docxodus" w:id="10" w:date="2000-01-01T00:00:00Z">
              <w:tcPr>
                <w:tcW w:w="2700" w:type="dxa"/>
              </w:tcPr>
            </w:tcPrChange>
          </w:tcPr>
          <w:p>
            <w:r>
              <w:t>South gauge</w:t>
            </w:r>
          </w:p>
        </w:tc>
        <w:tc>
          <w:tcPr>
            <w:tcW w:w="2300" w:type="dxa"/>
            <w:tcPrChange w:author="Docxodus" w:id="11" w:date="2000-01-01T00:00:00Z">
              <w:tcPr>
                <w:tcW w:w="1600" w:type="dxa"/>
              </w:tcPr>
            </w:tcPrChange>
          </w:tcPr>
          <w:p>
            <w:r>
              <w:t>South bridge</w:t>
            </w:r>
          </w:p>
        </w:tc>
        <w:tc>
          <w:tcPr>
            <w:tcW w:w="3100" w:type="dxa"/>
            <w:tcPrChange w:author="Docxodus" w:id="12" w:date="2000-01-01T00:00:00Z">
              <w:tcPr>
                <w:tcW w:w="29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aa8bb02bd1424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