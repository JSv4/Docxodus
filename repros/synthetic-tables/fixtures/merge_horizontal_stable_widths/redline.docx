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6bf869b3d8e4af5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  <w:tcPrChange w:author="Docxodus" w:id="2" w:date="2000-01-01T00:00:00Z">
              <w:tcPr>
                <w:tcW w:w="1800" w:type="dxa"/>
              </w:tcPr>
            </w:tcPrChange>
          </w:tcPr>
          <w:p>
            <w:r>
              <w:t>North gauge</w:t>
            </w:r>
            <w:ins w:author="Docxodus" w:id="1" w:date="2000-01-01T00:00:00Z">
              <w:r>
                <w:t xml:space="preserve"> bridge</w:t>
              </w:r>
            </w:ins>
          </w:p>
        </w:tc>
        <w:tc>
          <w:tcPr>
            <w:tcW w:w="3100" w:type="dxa"/>
            <w:tcPrChange w:author="Docxodus" w:id="5" w:date="2000-01-01T00:00:00Z">
              <w:tcPr>
                <w:tcW w:w="2300" w:type="dxa"/>
              </w:tcPr>
            </w:tcPrChange>
          </w:tcPr>
          <w:p>
            <w:r>
              <w:t xml:space="preserve">North </w:t>
            </w:r>
            <w:ins w:author="Docxodus" w:id="3" w:date="2000-01-01T00:00:00Z">
              <w:r>
                <w:t>lock</w:t>
              </w:r>
            </w:ins>
            <w:del w:author="Docxodus" w:id="4" w:date="2000-01-01T00:00:00Z">
              <w:r>
                <w:delText>bridge</w:delText>
              </w:r>
            </w:del>
          </w:p>
        </w:tc>
        <w:tc>
          <w:tcPr>
            <w:tcW w:w="3100" w:type="dxa"/>
            <w:cellDel w:author="Docxodus" w:id="6" w:date="2000-01-01T00:00:00Z"/>
          </w:tcPr>
          <w:p>
            <w:pPr>
              <w:rPr>
                <w:del w:author="Docxodus" w:id="8" w:date="2000-01-01T00:00:00Z"/>
              </w:rPr>
            </w:pPr>
            <w:del w:author="Docxodus" w:id="7" w:date="2000-01-01T00:00:00Z">
              <w:r>
                <w:delText>North lock</w:delText>
              </w:r>
            </w:del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8af04a1396e4af5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