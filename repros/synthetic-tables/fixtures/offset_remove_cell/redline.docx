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f61295864149f3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  <w:tblGridChange w:id="1">
          <w:tblGrid>
            <w:gridCol w:w="2700"/>
            <w:gridCol w:w="1600"/>
            <w:gridCol w:w="2900"/>
          </w:tblGrid>
        </w:tblGridChange>
      </w:tblGrid>
      <w:tr>
        <w:trPr>
          <w:gridBefore w:val="1"/>
          <w:wBefore w:w="1800" w:type="dxa"/>
          <w:trPrChange w:author="Docxodus" w:id="11" w:date="2000-01-01T00:00:00Z">
            <w:trPr/>
          </w:trPrChange>
        </w:trPr>
        <w:tc>
          <w:tcPr>
            <w:tcW w:w="2300" w:type="dxa"/>
            <w:tcPrChange w:author="Docxodus" w:id="4" w:date="2000-01-01T00:00:00Z">
              <w:tcPr>
                <w:tcW w:w="2700" w:type="dxa"/>
              </w:tcPr>
            </w:tcPrChange>
          </w:tcPr>
          <w:p>
            <w:r>
              <w:t xml:space="preserve">North </w:t>
            </w:r>
            <w:ins w:author="Docxodus" w:id="2" w:date="2000-01-01T00:00:00Z">
              <w:r>
                <w:t>bridge</w:t>
              </w:r>
            </w:ins>
            <w:del w:author="Docxodus" w:id="3" w:date="2000-01-01T00:00:00Z">
              <w:r>
                <w:delText>gauge</w:delText>
              </w:r>
            </w:del>
          </w:p>
        </w:tc>
        <w:tc>
          <w:tcPr>
            <w:tcW w:w="3100" w:type="dxa"/>
            <w:tcPrChange w:author="Docxodus" w:id="7" w:date="2000-01-01T00:00:00Z">
              <w:tcPr>
                <w:tcW w:w="1600" w:type="dxa"/>
              </w:tcPr>
            </w:tcPrChange>
          </w:tcPr>
          <w:p>
            <w:r>
              <w:t xml:space="preserve">North </w:t>
            </w:r>
            <w:ins w:author="Docxodus" w:id="5" w:date="2000-01-01T00:00:00Z">
              <w:r>
                <w:t>lock</w:t>
              </w:r>
            </w:ins>
            <w:del w:author="Docxodus" w:id="6" w:date="2000-01-01T00:00:00Z">
              <w:r>
                <w:delText>bridge</w:delText>
              </w:r>
            </w:del>
          </w:p>
        </w:tc>
        <w:tc>
          <w:tcPr>
            <w:tcW w:w="2900" w:type="dxa"/>
            <w:cellDel w:author="Docxodus" w:id="8" w:date="2000-01-01T00:00:00Z"/>
          </w:tcPr>
          <w:p>
            <w:pPr>
              <w:rPr>
                <w:del w:author="Docxodus" w:id="10" w:date="2000-01-01T00:00:00Z"/>
              </w:rPr>
            </w:pPr>
            <w:del w:author="Docxodus" w:id="9" w:date="2000-01-01T00:00:00Z">
              <w:r>
                <w:delText>North lock</w:delText>
              </w:r>
            </w:del>
          </w:p>
        </w:tc>
      </w:tr>
      <w:tr>
        <w:tc>
          <w:tcPr>
            <w:tcW w:w="1800" w:type="dxa"/>
            <w:tcPrChange w:author="Docxodus" w:id="12" w:date="2000-01-01T00:00:00Z">
              <w:tcPr>
                <w:tcW w:w="2700" w:type="dxa"/>
              </w:tcPr>
            </w:tcPrChange>
          </w:tcPr>
          <w:p>
            <w:r>
              <w:t>South gauge</w:t>
            </w:r>
          </w:p>
        </w:tc>
        <w:tc>
          <w:tcPr>
            <w:tcW w:w="2300" w:type="dxa"/>
            <w:tcPrChange w:author="Docxodus" w:id="13" w:date="2000-01-01T00:00:00Z">
              <w:tcPr>
                <w:tcW w:w="1600" w:type="dxa"/>
              </w:tcPr>
            </w:tcPrChange>
          </w:tcPr>
          <w:p>
            <w:r>
              <w:t>South bridge</w:t>
            </w:r>
          </w:p>
        </w:tc>
        <w:tc>
          <w:tcPr>
            <w:tcW w:w="3100" w:type="dxa"/>
            <w:tcPrChange w:author="Docxodus" w:id="14" w:date="2000-01-01T00:00:00Z">
              <w:tcPr>
                <w:tcW w:w="2900" w:type="dxa"/>
              </w:tcPr>
            </w:tcPrChange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962f3693d724834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