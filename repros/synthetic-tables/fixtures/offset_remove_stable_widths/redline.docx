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90848768c04d4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  <w:trPrChange w:author="Docxodus" w:id="10" w:date="2000-01-01T00:00:00Z">
            <w:trPr/>
          </w:trPrChange>
        </w:trPr>
        <w:tc>
          <w:tcPr>
            <w:tcW w:w="2300" w:type="dxa"/>
            <w:tcPrChange w:author="Docxodus" w:id="3" w:date="2000-01-01T00:00:00Z">
              <w:tcPr>
                <w:tcW w:w="1800" w:type="dxa"/>
              </w:tcPr>
            </w:tcPrChange>
          </w:tcPr>
          <w:p>
            <w:r>
              <w:t xml:space="preserve">North </w:t>
            </w:r>
            <w:ins w:author="Docxodus" w:id="1" w:date="2000-01-01T00:00:00Z">
              <w:r>
                <w:t>bridge</w:t>
              </w:r>
            </w:ins>
            <w:del w:author="Docxodus" w:id="2" w:date="2000-01-01T00:00:00Z">
              <w:r>
                <w:delText>gauge</w:delText>
              </w:r>
            </w:del>
          </w:p>
        </w:tc>
        <w:tc>
          <w:tcPr>
            <w:tcW w:w="3100" w:type="dxa"/>
            <w:tcPrChange w:author="Docxodus" w:id="6" w:date="2000-01-01T00:00:00Z">
              <w:tcPr>
                <w:tcW w:w="2300" w:type="dxa"/>
              </w:tcPr>
            </w:tcPrChange>
          </w:tcPr>
          <w:p>
            <w:r>
              <w:t xml:space="preserve">North </w:t>
            </w:r>
            <w:ins w:author="Docxodus" w:id="4" w:date="2000-01-01T00:00:00Z">
              <w:r>
                <w:t>lock</w:t>
              </w:r>
            </w:ins>
            <w:del w:author="Docxodus" w:id="5" w:date="2000-01-01T00:00:00Z">
              <w:r>
                <w:delText>bridge</w:delText>
              </w:r>
            </w:del>
          </w:p>
        </w:tc>
        <w:tc>
          <w:tcPr>
            <w:tcW w:w="3100" w:type="dxa"/>
            <w:cellDel w:author="Docxodus" w:id="7" w:date="2000-01-01T00:00:00Z"/>
          </w:tcPr>
          <w:p>
            <w:pPr>
              <w:rPr>
                <w:del w:author="Docxodus" w:id="9" w:date="2000-01-01T00:00:00Z"/>
              </w:rPr>
            </w:pPr>
            <w:del w:author="Docxodus" w:id="8" w:date="2000-01-01T00:00:00Z">
              <w:r>
                <w:delText>North lock</w:delText>
              </w:r>
            </w:del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8c7b1112164067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