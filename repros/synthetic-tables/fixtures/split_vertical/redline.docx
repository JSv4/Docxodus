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acb1f2e32645cb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  <w:tblGridChange w:id="1">
          <w:tblGrid>
            <w:gridCol w:w="1800"/>
            <w:gridCol w:w="2300"/>
            <w:gridCol w:w="3100"/>
          </w:tblGrid>
        </w:tblGridChange>
      </w:tblGrid>
      <w:tr>
        <w:tc>
          <w:tcPr>
            <w:tcW w:w="2700" w:type="dxa"/>
            <w:tcPrChange w:author="Docxodus" w:id="2" w:date="2000-01-01T00:00:00Z">
              <w:tcPr>
                <w:tcW w:w="1800" w:type="dxa"/>
                <w:vMerge w:val="restart"/>
              </w:tcPr>
            </w:tcPrChange>
          </w:tcPr>
          <w:p>
            <w:r>
              <w:t>North gauge</w:t>
            </w:r>
          </w:p>
        </w:tc>
        <w:tc>
          <w:tcPr>
            <w:tcW w:w="1600" w:type="dxa"/>
            <w:tcPrChange w:author="Docxodus" w:id="3" w:date="2000-01-01T00:00:00Z">
              <w:tcPr>
                <w:tcW w:w="2300" w:type="dxa"/>
              </w:tcPr>
            </w:tcPrChange>
          </w:tcPr>
          <w:p>
            <w:r>
              <w:t>North bridge</w:t>
            </w:r>
          </w:p>
        </w:tc>
        <w:tc>
          <w:tcPr>
            <w:tcW w:w="2900" w:type="dxa"/>
            <w:tcPrChange w:author="Docxodus" w:id="4" w:date="2000-01-01T00:00:00Z">
              <w:tcPr>
                <w:tcW w:w="3100" w:type="dxa"/>
              </w:tcPr>
            </w:tcPrChange>
          </w:tcPr>
          <w:p>
            <w:r>
              <w:t>North lock</w:t>
            </w:r>
          </w:p>
        </w:tc>
      </w:tr>
      <w:tr>
        <w:tc>
          <w:tcPr>
            <w:tcW w:w="2700" w:type="dxa"/>
            <w:tcPrChange w:author="Docxodus" w:id="6" w:date="2000-01-01T00:00:00Z">
              <w:tcPr>
                <w:tcW w:w="1800" w:type="dxa"/>
                <w:vMerge w:val="continue"/>
              </w:tcPr>
            </w:tcPrChange>
          </w:tcPr>
          <w:p>
            <w:ins w:author="Docxodus" w:id="5" w:date="2000-01-01T00:00:00Z">
              <w:r>
                <w:t>South gauge</w:t>
              </w:r>
            </w:ins>
          </w:p>
        </w:tc>
        <w:tc>
          <w:tcPr>
            <w:tcW w:w="1600" w:type="dxa"/>
            <w:tcPrChange w:author="Docxodus" w:id="7" w:date="2000-01-01T00:00:00Z">
              <w:tcPr>
                <w:tcW w:w="2300" w:type="dxa"/>
              </w:tcPr>
            </w:tcPrChange>
          </w:tcPr>
          <w:p>
            <w:r>
              <w:t>South bridge</w:t>
            </w:r>
          </w:p>
        </w:tc>
        <w:tc>
          <w:tcPr>
            <w:tcW w:w="2900" w:type="dxa"/>
            <w:tcPrChange w:author="Docxodus" w:id="8" w:date="2000-01-01T00:00:00Z">
              <w:tcPr>
                <w:tcW w:w="3100" w:type="dxa"/>
              </w:tcPr>
            </w:tcPrChange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a38f0da8c6f406d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