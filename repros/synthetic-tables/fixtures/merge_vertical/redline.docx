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893e2fb75c6425d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  <w:tblGridChange w:id="1">
          <w:tblGrid>
            <w:gridCol w:w="1800"/>
            <w:gridCol w:w="2300"/>
            <w:gridCol w:w="3100"/>
          </w:tblGrid>
        </w:tblGridChange>
      </w:tblGrid>
      <w:tr>
        <w:tc>
          <w:tcPr>
            <w:tcW w:w="2700" w:type="dxa"/>
            <w:vMerge w:val="restart"/>
            <w:tcPrChange w:author="Docxodus" w:id="2" w:date="2000-01-01T00:00:00Z">
              <w:tcPr>
                <w:tcW w:w="1800" w:type="dxa"/>
              </w:tcPr>
            </w:tcPrChange>
          </w:tcPr>
          <w:p>
            <w:r>
              <w:t>North gauge</w:t>
            </w:r>
          </w:p>
        </w:tc>
        <w:tc>
          <w:tcPr>
            <w:tcW w:w="1600" w:type="dxa"/>
            <w:tcPrChange w:author="Docxodus" w:id="3" w:date="2000-01-01T00:00:00Z">
              <w:tcPr>
                <w:tcW w:w="2300" w:type="dxa"/>
              </w:tcPr>
            </w:tcPrChange>
          </w:tcPr>
          <w:p>
            <w:r>
              <w:t>North bridge</w:t>
            </w:r>
          </w:p>
        </w:tc>
        <w:tc>
          <w:tcPr>
            <w:tcW w:w="2900" w:type="dxa"/>
            <w:tcPrChange w:author="Docxodus" w:id="4" w:date="2000-01-01T00:00:00Z">
              <w:tcPr>
                <w:tcW w:w="3100" w:type="dxa"/>
              </w:tcPr>
            </w:tcPrChange>
          </w:tcPr>
          <w:p>
            <w:r>
              <w:t>North lock</w:t>
            </w:r>
          </w:p>
        </w:tc>
      </w:tr>
      <w:tr>
        <w:tc>
          <w:tcPr>
            <w:tcW w:w="2700" w:type="dxa"/>
            <w:vMerge w:val="continue"/>
            <w:tcPrChange w:author="Docxodus" w:id="6" w:date="2000-01-01T00:00:00Z">
              <w:tcPr>
                <w:tcW w:w="1800" w:type="dxa"/>
              </w:tcPr>
            </w:tcPrChange>
          </w:tcPr>
          <w:p>
            <w:del w:author="Docxodus" w:id="5" w:date="2000-01-01T00:00:00Z">
              <w:r>
                <w:delText>South gauge</w:delText>
              </w:r>
            </w:del>
          </w:p>
        </w:tc>
        <w:tc>
          <w:tcPr>
            <w:tcW w:w="1600" w:type="dxa"/>
            <w:tcPrChange w:author="Docxodus" w:id="7" w:date="2000-01-01T00:00:00Z">
              <w:tcPr>
                <w:tcW w:w="2300" w:type="dxa"/>
              </w:tcPr>
            </w:tcPrChange>
          </w:tcPr>
          <w:p>
            <w:r>
              <w:t>South bridge</w:t>
            </w:r>
          </w:p>
        </w:tc>
        <w:tc>
          <w:tcPr>
            <w:tcW w:w="2900" w:type="dxa"/>
            <w:tcPrChange w:author="Docxodus" w:id="8" w:date="2000-01-01T00:00:00Z">
              <w:tcPr>
                <w:tcW w:w="3100" w:type="dxa"/>
              </w:tcPr>
            </w:tcPrChange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c81ffc932244f9f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