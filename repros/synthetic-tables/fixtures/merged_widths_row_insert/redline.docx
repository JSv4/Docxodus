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cbe0b491244b81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  <w:tblGridChange w:id="1">
          <w:tblGrid>
            <w:gridCol w:w="1800"/>
            <w:gridCol w:w="2300"/>
            <w:gridCol w:w="3100"/>
          </w:tblGrid>
        </w:tblGridChange>
      </w:tblGrid>
      <w:tr>
        <w:tc>
          <w:tcPr>
            <w:tcW w:w="4300" w:type="dxa"/>
            <w:gridSpan w:val="2"/>
            <w:tcPrChange w:author="Docxodus" w:id="2" w:date="2000-01-01T00:00:00Z">
              <w:tcPr>
                <w:tcW w:w="4100" w:type="dxa"/>
                <w:gridSpan w:val="2"/>
              </w:tcPr>
            </w:tcPrChange>
          </w:tcPr>
          <w:p>
            <w:r>
              <w:t>North combined</w:t>
            </w:r>
          </w:p>
        </w:tc>
        <w:tc>
          <w:tcPr>
            <w:tcW w:w="2900" w:type="dxa"/>
            <w:tcPrChange w:author="Docxodus" w:id="3" w:date="2000-01-01T00:00:00Z">
              <w:tcPr>
                <w:tcW w:w="3100" w:type="dxa"/>
              </w:tcPr>
            </w:tcPrChange>
          </w:tcPr>
          <w:p>
            <w:r>
              <w:t>North lock</w:t>
            </w:r>
          </w:p>
        </w:tc>
      </w:tr>
      <w:tr>
        <w:tc>
          <w:tcPr>
            <w:tcW w:w="2700" w:type="dxa"/>
            <w:tcPrChange w:author="Docxodus" w:id="6" w:date="2000-01-01T00:00:00Z">
              <w:tcPr>
                <w:tcW w:w="1800" w:type="dxa"/>
              </w:tcPr>
            </w:tcPrChange>
          </w:tcPr>
          <w:p>
            <w:ins w:author="Docxodus" w:id="4" w:date="2000-01-01T00:00:00Z">
              <w:r>
                <w:t>Middle</w:t>
              </w:r>
            </w:ins>
            <w:del w:author="Docxodus" w:id="5" w:date="2000-01-01T00:00:00Z">
              <w:r>
                <w:delText>South</w:delText>
              </w:r>
            </w:del>
            <w:r>
              <w:t xml:space="preserve"> gauge</w:t>
            </w:r>
          </w:p>
        </w:tc>
        <w:tc>
          <w:tcPr>
            <w:tcW w:w="1600" w:type="dxa"/>
            <w:tcPrChange w:author="Docxodus" w:id="9" w:date="2000-01-01T00:00:00Z">
              <w:tcPr>
                <w:tcW w:w="2300" w:type="dxa"/>
              </w:tcPr>
            </w:tcPrChange>
          </w:tcPr>
          <w:p>
            <w:ins w:author="Docxodus" w:id="7" w:date="2000-01-01T00:00:00Z">
              <w:r>
                <w:t>Middle</w:t>
              </w:r>
            </w:ins>
            <w:del w:author="Docxodus" w:id="8" w:date="2000-01-01T00:00:00Z">
              <w:r>
                <w:delText>South</w:delText>
              </w:r>
            </w:del>
            <w:r>
              <w:t xml:space="preserve"> bridge</w:t>
            </w:r>
          </w:p>
        </w:tc>
        <w:tc>
          <w:tcPr>
            <w:tcW w:w="2900" w:type="dxa"/>
            <w:tcPrChange w:author="Docxodus" w:id="12" w:date="2000-01-01T00:00:00Z">
              <w:tcPr>
                <w:tcW w:w="3100" w:type="dxa"/>
              </w:tcPr>
            </w:tcPrChange>
          </w:tcPr>
          <w:p>
            <w:ins w:author="Docxodus" w:id="10" w:date="2000-01-01T00:00:00Z">
              <w:r>
                <w:t>Middle</w:t>
              </w:r>
            </w:ins>
            <w:del w:author="Docxodus" w:id="11" w:date="2000-01-01T00:00:00Z">
              <w:r>
                <w:delText>South</w:delText>
              </w:r>
            </w:del>
            <w:r>
              <w:t xml:space="preserve"> lock</w:t>
            </w:r>
          </w:p>
        </w:tc>
      </w:tr>
      <w:tr>
        <w:trPr>
          <w:ins w:author="Docxodus" w:id="13" w:date="2000-01-01T00:00:00Z"/>
        </w:trPr>
        <w:tc>
          <w:tcPr>
            <w:tcW w:w="2700" w:type="dxa"/>
          </w:tcPr>
          <w:p>
            <w:pPr>
              <w:rPr>
                <w:ins w:author="Docxodus" w:id="15" w:date="2000-01-01T00:00:00Z"/>
              </w:rPr>
            </w:pPr>
            <w:ins w:author="Docxodus" w:id="14" w:date="2000-01-01T00:00:00Z">
              <w:r>
                <w:t>South gauge</w:t>
              </w:r>
            </w:ins>
          </w:p>
        </w:tc>
        <w:tc>
          <w:tcPr>
            <w:tcW w:w="1600" w:type="dxa"/>
          </w:tcPr>
          <w:p>
            <w:pPr>
              <w:rPr>
                <w:ins w:author="Docxodus" w:id="17" w:date="2000-01-01T00:00:00Z"/>
              </w:rPr>
            </w:pPr>
            <w:ins w:author="Docxodus" w:id="16" w:date="2000-01-01T00:00:00Z">
              <w:r>
                <w:t>South bridge</w:t>
              </w:r>
            </w:ins>
          </w:p>
        </w:tc>
        <w:tc>
          <w:tcPr>
            <w:tcW w:w="2900" w:type="dxa"/>
          </w:tcPr>
          <w:p>
            <w:pPr>
              <w:rPr>
                <w:ins w:author="Docxodus" w:id="19" w:date="2000-01-01T00:00:00Z"/>
              </w:rPr>
            </w:pPr>
            <w:ins w:author="Docxodus" w:id="18" w:date="2000-01-01T00:00:00Z">
              <w:r>
                <w:t>South lock</w:t>
              </w:r>
            </w:ins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fabc5afffc84666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