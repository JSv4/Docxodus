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b6fc9b444304371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  <w:tblGridChange w:id="1">
          <w:tblGrid>
            <w:gridCol w:w="1800"/>
            <w:gridCol w:w="2300"/>
            <w:gridCol w:w="3100"/>
          </w:tblGrid>
        </w:tblGridChange>
      </w:tblGrid>
      <w:tr>
        <w:tc>
          <w:tcPr>
            <w:tcW w:w="2700" w:type="dxa"/>
            <w:tcPrChange w:author="Docxodus" w:id="2" w:date="2000-01-01T00:00:00Z">
              <w:tcPr>
                <w:tcW w:w="1800" w:type="dxa"/>
              </w:tcPr>
            </w:tcPrChange>
          </w:tcPr>
          <w:p>
            <w:r>
              <w:t>North gauge</w:t>
            </w:r>
          </w:p>
        </w:tc>
        <w:tc>
          <w:tcPr>
            <w:tcW w:w="1600" w:type="dxa"/>
            <w:tcPrChange w:author="Docxodus" w:id="3" w:date="2000-01-01T00:00:00Z">
              <w:tcPr>
                <w:tcW w:w="2300" w:type="dxa"/>
              </w:tcPr>
            </w:tcPrChange>
          </w:tcPr>
          <w:p>
            <w:r>
              <w:t>North bridge</w:t>
            </w:r>
          </w:p>
        </w:tc>
        <w:tc>
          <w:tcPr>
            <w:tcW w:w="2900" w:type="dxa"/>
            <w:tcPrChange w:author="Docxodus" w:id="4" w:date="2000-01-01T00:00:00Z">
              <w:tcPr>
                <w:tcW w:w="3100" w:type="dxa"/>
              </w:tcPr>
            </w:tcPrChange>
          </w:tcPr>
          <w:p>
            <w:r>
              <w:t>North lock</w:t>
            </w:r>
          </w:p>
        </w:tc>
      </w:tr>
      <w:tr>
        <w:trPr>
          <w:del w:author="Docxodus" w:id="5" w:date="2000-01-01T00:00:00Z"/>
        </w:trPr>
        <w:tc>
          <w:tcPr>
            <w:tcW w:w="1800" w:type="dxa"/>
          </w:tcPr>
          <w:p>
            <w:pPr>
              <w:rPr>
                <w:del w:author="Docxodus" w:id="7" w:date="2000-01-01T00:00:00Z"/>
              </w:rPr>
            </w:pPr>
            <w:del w:author="Docxodus" w:id="6" w:date="2000-01-01T00:00:00Z">
              <w:r>
                <w:delText>Middle gauge</w:delText>
              </w:r>
            </w:del>
          </w:p>
        </w:tc>
        <w:tc>
          <w:tcPr>
            <w:tcW w:w="2300" w:type="dxa"/>
          </w:tcPr>
          <w:p>
            <w:pPr>
              <w:rPr>
                <w:del w:author="Docxodus" w:id="9" w:date="2000-01-01T00:00:00Z"/>
              </w:rPr>
            </w:pPr>
            <w:del w:author="Docxodus" w:id="8" w:date="2000-01-01T00:00:00Z">
              <w:r>
                <w:delText>Middle bridge</w:delText>
              </w:r>
            </w:del>
          </w:p>
        </w:tc>
        <w:tc>
          <w:tcPr>
            <w:tcW w:w="3100" w:type="dxa"/>
          </w:tcPr>
          <w:p>
            <w:pPr>
              <w:rPr>
                <w:del w:author="Docxodus" w:id="11" w:date="2000-01-01T00:00:00Z"/>
              </w:rPr>
            </w:pPr>
            <w:del w:author="Docxodus" w:id="10" w:date="2000-01-01T00:00:00Z">
              <w:r>
                <w:delText>Middle lock</w:delText>
              </w:r>
            </w:del>
          </w:p>
        </w:tc>
      </w:tr>
      <w:tr>
        <w:tc>
          <w:tcPr>
            <w:tcW w:w="2700" w:type="dxa"/>
            <w:tcPrChange w:author="Docxodus" w:id="12" w:date="2000-01-01T00:00:00Z">
              <w:tcPr>
                <w:tcW w:w="1800" w:type="dxa"/>
              </w:tcPr>
            </w:tcPrChange>
          </w:tcPr>
          <w:p>
            <w:r>
              <w:t>South gauge</w:t>
            </w:r>
          </w:p>
        </w:tc>
        <w:tc>
          <w:tcPr>
            <w:tcW w:w="1600" w:type="dxa"/>
            <w:tcPrChange w:author="Docxodus" w:id="13" w:date="2000-01-01T00:00:00Z">
              <w:tcPr>
                <w:tcW w:w="2300" w:type="dxa"/>
              </w:tcPr>
            </w:tcPrChange>
          </w:tcPr>
          <w:p>
            <w:r>
              <w:t>South bridge</w:t>
            </w:r>
          </w:p>
        </w:tc>
        <w:tc>
          <w:tcPr>
            <w:tcW w:w="2900" w:type="dxa"/>
            <w:tcPrChange w:author="Docxodus" w:id="14" w:date="2000-01-01T00:00:00Z">
              <w:tcPr>
                <w:tcW w:w="3100" w:type="dxa"/>
              </w:tcPr>
            </w:tcPrChange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af0ed990c89440d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