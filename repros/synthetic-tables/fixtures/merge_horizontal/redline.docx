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725e184725f4101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2700"/>
        <w:gridCol w:w="1600"/>
        <w:gridCol w:w="2900"/>
        <w:tblGridChange w:id="1">
          <w:tblGrid>
            <w:gridCol w:w="1800"/>
            <w:gridCol w:w="2300"/>
            <w:gridCol w:w="3100"/>
          </w:tblGrid>
        </w:tblGridChange>
      </w:tblGrid>
      <w:tr>
        <w:tc>
          <w:tcPr>
            <w:tcW w:w="4300" w:type="dxa"/>
            <w:gridSpan w:val="2"/>
            <w:tcPrChange w:author="Docxodus" w:id="3" w:date="2000-01-01T00:00:00Z">
              <w:tcPr>
                <w:tcW w:w="1800" w:type="dxa"/>
              </w:tcPr>
            </w:tcPrChange>
          </w:tcPr>
          <w:p>
            <w:r>
              <w:t>North gauge</w:t>
            </w:r>
            <w:ins w:author="Docxodus" w:id="2" w:date="2000-01-01T00:00:00Z">
              <w:r>
                <w:t xml:space="preserve"> bridge</w:t>
              </w:r>
            </w:ins>
          </w:p>
        </w:tc>
        <w:tc>
          <w:tcPr>
            <w:tcW w:w="2900" w:type="dxa"/>
            <w:tcPrChange w:author="Docxodus" w:id="6" w:date="2000-01-01T00:00:00Z">
              <w:tcPr>
                <w:tcW w:w="2300" w:type="dxa"/>
              </w:tcPr>
            </w:tcPrChange>
          </w:tcPr>
          <w:p>
            <w:r>
              <w:t xml:space="preserve">North </w:t>
            </w:r>
            <w:ins w:author="Docxodus" w:id="4" w:date="2000-01-01T00:00:00Z">
              <w:r>
                <w:t>lock</w:t>
              </w:r>
            </w:ins>
            <w:del w:author="Docxodus" w:id="5" w:date="2000-01-01T00:00:00Z">
              <w:r>
                <w:delText>bridge</w:delText>
              </w:r>
            </w:del>
          </w:p>
        </w:tc>
        <w:tc>
          <w:tcPr>
            <w:tcW w:w="3100" w:type="dxa"/>
            <w:cellDel w:author="Docxodus" w:id="7" w:date="2000-01-01T00:00:00Z"/>
          </w:tcPr>
          <w:p>
            <w:pPr>
              <w:rPr>
                <w:del w:author="Docxodus" w:id="9" w:date="2000-01-01T00:00:00Z"/>
              </w:rPr>
            </w:pPr>
            <w:del w:author="Docxodus" w:id="8" w:date="2000-01-01T00:00:00Z">
              <w:r>
                <w:delText>North lock</w:delText>
              </w:r>
            </w:del>
          </w:p>
        </w:tc>
      </w:tr>
      <w:tr>
        <w:tc>
          <w:tcPr>
            <w:tcW w:w="2700" w:type="dxa"/>
            <w:tcPrChange w:author="Docxodus" w:id="10" w:date="2000-01-01T00:00:00Z">
              <w:tcPr>
                <w:tcW w:w="1800" w:type="dxa"/>
              </w:tcPr>
            </w:tcPrChange>
          </w:tcPr>
          <w:p>
            <w:r>
              <w:t>South gauge</w:t>
            </w:r>
          </w:p>
        </w:tc>
        <w:tc>
          <w:tcPr>
            <w:tcW w:w="1600" w:type="dxa"/>
            <w:tcPrChange w:author="Docxodus" w:id="11" w:date="2000-01-01T00:00:00Z">
              <w:tcPr>
                <w:tcW w:w="2300" w:type="dxa"/>
              </w:tcPr>
            </w:tcPrChange>
          </w:tcPr>
          <w:p>
            <w:r>
              <w:t>South bridge</w:t>
            </w:r>
          </w:p>
        </w:tc>
        <w:tc>
          <w:tcPr>
            <w:tcW w:w="2900" w:type="dxa"/>
            <w:tcPrChange w:author="Docxodus" w:id="12" w:date="2000-01-01T00:00:00Z">
              <w:tcPr>
                <w:tcW w:w="3100" w:type="dxa"/>
              </w:tcPr>
            </w:tcPrChange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45496b52dd84718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