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e17c7a9c55475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rPr>
          <w:trPrChange w:author="Docxodus" w:id="11" w:date="2000-01-01T00:00:00Z">
            <w:trPr>
              <w:gridBefore w:val="1"/>
              <w:wBefore w:w="1800" w:type="dxa"/>
            </w:trPr>
          </w:trPrChange>
        </w:trPr>
        <w:tc>
          <w:tcPr>
            <w:tcW w:w="2700" w:type="dxa"/>
            <w:tcPrChange w:author="Docxodus" w:id="4" w:date="2000-01-01T00:00:00Z">
              <w:tcPr>
                <w:tcW w:w="2300" w:type="dxa"/>
              </w:tcPr>
            </w:tcPrChange>
          </w:tcPr>
          <w:p>
            <w:r>
              <w:t xml:space="preserve">North </w:t>
            </w:r>
            <w:ins w:author="Docxodus" w:id="2" w:date="2000-01-01T00:00:00Z">
              <w:r>
                <w:t>gauge</w:t>
              </w:r>
            </w:ins>
            <w:del w:author="Docxodus" w:id="3" w:date="2000-01-01T00:00:00Z">
              <w:r>
                <w:delText>bridge</w:delText>
              </w:r>
            </w:del>
          </w:p>
        </w:tc>
        <w:tc>
          <w:tcPr>
            <w:tcW w:w="1600" w:type="dxa"/>
            <w:tcPrChange w:author="Docxodus" w:id="7" w:date="2000-01-01T00:00:00Z">
              <w:tcPr>
                <w:tcW w:w="3100" w:type="dxa"/>
              </w:tcPr>
            </w:tcPrChange>
          </w:tcPr>
          <w:p>
            <w:r>
              <w:t xml:space="preserve">North </w:t>
            </w:r>
            <w:ins w:author="Docxodus" w:id="5" w:date="2000-01-01T00:00:00Z">
              <w:r>
                <w:t>bridge</w:t>
              </w:r>
            </w:ins>
            <w:del w:author="Docxodus" w:id="6" w:date="2000-01-01T00:00:00Z">
              <w:r>
                <w:delText>lock</w:delText>
              </w:r>
            </w:del>
          </w:p>
        </w:tc>
        <w:tc>
          <w:tcPr>
            <w:tcW w:w="2900" w:type="dxa"/>
            <w:cellIns w:author="Docxodus" w:id="8" w:date="2000-01-01T00:00:00Z"/>
          </w:tcPr>
          <w:p>
            <w:pPr>
              <w:rPr>
                <w:ins w:author="Docxodus" w:id="10" w:date="2000-01-01T00:00:00Z"/>
              </w:rPr>
            </w:pPr>
            <w:ins w:author="Docxodus" w:id="9" w:date="2000-01-01T00:00:00Z">
              <w:r>
                <w:t>North lock</w:t>
              </w:r>
            </w:ins>
          </w:p>
        </w:tc>
      </w:tr>
      <w:tr>
        <w:tc>
          <w:tcPr>
            <w:tcW w:w="2700" w:type="dxa"/>
            <w:tcPrChange w:author="Docxodus" w:id="12" w:date="2000-01-01T00:00:00Z">
              <w:tcPr>
                <w:tcW w:w="1800" w:type="dxa"/>
              </w:tcPr>
            </w:tcPrChange>
          </w:tcPr>
          <w:p>
            <w:r>
              <w:t>South gauge</w:t>
            </w:r>
          </w:p>
        </w:tc>
        <w:tc>
          <w:tcPr>
            <w:tcW w:w="1600" w:type="dxa"/>
            <w:tcPrChange w:author="Docxodus" w:id="13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14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66d595d954e48fb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