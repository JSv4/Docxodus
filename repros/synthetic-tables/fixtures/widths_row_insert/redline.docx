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dc9a57c08c49f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2700" w:type="dxa"/>
            <w:tcPrChange w:author="Docxodus" w:id="2" w:date="2000-01-01T00:00:00Z">
              <w:tcPr>
                <w:tcW w:w="1800" w:type="dxa"/>
              </w:tcPr>
            </w:tcPrChange>
          </w:tcPr>
          <w:p>
            <w:r>
              <w:t>North gauge</w:t>
            </w:r>
          </w:p>
        </w:tc>
        <w:tc>
          <w:tcPr>
            <w:tcW w:w="1600" w:type="dxa"/>
            <w:tcPrChange w:author="Docxodus" w:id="3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2900" w:type="dxa"/>
            <w:tcPrChange w:author="Docxodus" w:id="4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rPr>
          <w:ins w:author="Docxodus" w:id="5" w:date="2000-01-01T00:00:00Z"/>
        </w:trPr>
        <w:tc>
          <w:tcPr>
            <w:tcW w:w="2700" w:type="dxa"/>
          </w:tcPr>
          <w:p>
            <w:pPr>
              <w:rPr>
                <w:ins w:author="Docxodus" w:id="7" w:date="2000-01-01T00:00:00Z"/>
              </w:rPr>
            </w:pPr>
            <w:ins w:author="Docxodus" w:id="6" w:date="2000-01-01T00:00:00Z">
              <w:r>
                <w:t>Middle gauge</w:t>
              </w:r>
            </w:ins>
          </w:p>
        </w:tc>
        <w:tc>
          <w:tcPr>
            <w:tcW w:w="1600" w:type="dxa"/>
          </w:tcPr>
          <w:p>
            <w:pPr>
              <w:rPr>
                <w:ins w:author="Docxodus" w:id="9" w:date="2000-01-01T00:00:00Z"/>
              </w:rPr>
            </w:pPr>
            <w:ins w:author="Docxodus" w:id="8" w:date="2000-01-01T00:00:00Z">
              <w:r>
                <w:t>Middle bridge</w:t>
              </w:r>
            </w:ins>
          </w:p>
        </w:tc>
        <w:tc>
          <w:tcPr>
            <w:tcW w:w="2900" w:type="dxa"/>
          </w:tcPr>
          <w:p>
            <w:pPr>
              <w:rPr>
                <w:ins w:author="Docxodus" w:id="11" w:date="2000-01-01T00:00:00Z"/>
              </w:rPr>
            </w:pPr>
            <w:ins w:author="Docxodus" w:id="10" w:date="2000-01-01T00:00:00Z">
              <w:r>
                <w:t>Middle lock</w:t>
              </w:r>
            </w:ins>
          </w:p>
        </w:tc>
      </w:tr>
      <w:tr>
        <w:tc>
          <w:tcPr>
            <w:tcW w:w="2700" w:type="dxa"/>
            <w:tcPrChange w:author="Docxodus" w:id="12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13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14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57055da53c4ffa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