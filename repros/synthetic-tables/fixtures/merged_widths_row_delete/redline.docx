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ccf74097ee445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  <w:tblGridChange w:id="1">
          <w:tblGrid>
            <w:gridCol w:w="2700"/>
            <w:gridCol w:w="1600"/>
            <w:gridCol w:w="2900"/>
          </w:tblGrid>
        </w:tblGridChange>
      </w:tblGrid>
      <w:tr>
        <w:tc>
          <w:tcPr>
            <w:tcW w:w="4100" w:type="dxa"/>
            <w:gridSpan w:val="2"/>
            <w:tcPrChange w:author="Docxodus" w:id="2" w:date="2000-01-01T00:00:00Z">
              <w:tcPr>
                <w:tcW w:w="4300" w:type="dxa"/>
                <w:gridSpan w:val="2"/>
              </w:tcPr>
            </w:tcPrChange>
          </w:tcPr>
          <w:p>
            <w:r>
              <w:t>North combined</w:t>
            </w:r>
          </w:p>
        </w:tc>
        <w:tc>
          <w:tcPr>
            <w:tcW w:w="3100" w:type="dxa"/>
            <w:tcPrChange w:author="Docxodus" w:id="3" w:date="2000-01-01T00:00:00Z">
              <w:tcPr>
                <w:tcW w:w="2900" w:type="dxa"/>
              </w:tcPr>
            </w:tcPrChange>
          </w:tcPr>
          <w:p>
            <w:r>
              <w:t>North lock</w:t>
            </w:r>
          </w:p>
        </w:tc>
      </w:tr>
      <w:tr>
        <w:tc>
          <w:tcPr>
            <w:tcW w:w="1800" w:type="dxa"/>
            <w:tcPrChange w:author="Docxodus" w:id="6" w:date="2000-01-01T00:00:00Z">
              <w:tcPr>
                <w:tcW w:w="2700" w:type="dxa"/>
              </w:tcPr>
            </w:tcPrChange>
          </w:tcPr>
          <w:p>
            <w:ins w:author="Docxodus" w:id="4" w:date="2000-01-01T00:00:00Z">
              <w:r>
                <w:t>South</w:t>
              </w:r>
            </w:ins>
            <w:del w:author="Docxodus" w:id="5" w:date="2000-01-01T00:00:00Z">
              <w:r>
                <w:delText>Middle</w:delText>
              </w:r>
            </w:del>
            <w:r>
              <w:t xml:space="preserve"> gauge</w:t>
            </w:r>
          </w:p>
        </w:tc>
        <w:tc>
          <w:tcPr>
            <w:tcW w:w="2300" w:type="dxa"/>
            <w:tcPrChange w:author="Docxodus" w:id="9" w:date="2000-01-01T00:00:00Z">
              <w:tcPr>
                <w:tcW w:w="1600" w:type="dxa"/>
              </w:tcPr>
            </w:tcPrChange>
          </w:tcPr>
          <w:p>
            <w:ins w:author="Docxodus" w:id="7" w:date="2000-01-01T00:00:00Z">
              <w:r>
                <w:t>South</w:t>
              </w:r>
            </w:ins>
            <w:del w:author="Docxodus" w:id="8" w:date="2000-01-01T00:00:00Z">
              <w:r>
                <w:delText>Middle</w:delText>
              </w:r>
            </w:del>
            <w:r>
              <w:t xml:space="preserve"> bridge</w:t>
            </w:r>
          </w:p>
        </w:tc>
        <w:tc>
          <w:tcPr>
            <w:tcW w:w="3100" w:type="dxa"/>
            <w:tcPrChange w:author="Docxodus" w:id="12" w:date="2000-01-01T00:00:00Z">
              <w:tcPr>
                <w:tcW w:w="2900" w:type="dxa"/>
              </w:tcPr>
            </w:tcPrChange>
          </w:tcPr>
          <w:p>
            <w:ins w:author="Docxodus" w:id="10" w:date="2000-01-01T00:00:00Z">
              <w:r>
                <w:t>South</w:t>
              </w:r>
            </w:ins>
            <w:del w:author="Docxodus" w:id="11" w:date="2000-01-01T00:00:00Z">
              <w:r>
                <w:delText>Middle</w:delText>
              </w:r>
            </w:del>
            <w:r>
              <w:t xml:space="preserve"> lock</w:t>
            </w:r>
          </w:p>
        </w:tc>
      </w:tr>
      <w:tr>
        <w:trPr>
          <w:del w:author="Docxodus" w:id="13" w:date="2000-01-01T00:00:00Z"/>
        </w:trPr>
        <w:tc>
          <w:tcPr>
            <w:tcW w:w="2700" w:type="dxa"/>
          </w:tcPr>
          <w:p>
            <w:pPr>
              <w:rPr>
                <w:del w:author="Docxodus" w:id="15" w:date="2000-01-01T00:00:00Z"/>
              </w:rPr>
            </w:pPr>
            <w:del w:author="Docxodus" w:id="14" w:date="2000-01-01T00:00:00Z">
              <w:r>
                <w:delText>South gauge</w:delText>
              </w:r>
            </w:del>
          </w:p>
        </w:tc>
        <w:tc>
          <w:tcPr>
            <w:tcW w:w="1600" w:type="dxa"/>
          </w:tcPr>
          <w:p>
            <w:pPr>
              <w:rPr>
                <w:del w:author="Docxodus" w:id="17" w:date="2000-01-01T00:00:00Z"/>
              </w:rPr>
            </w:pPr>
            <w:del w:author="Docxodus" w:id="16" w:date="2000-01-01T00:00:00Z">
              <w:r>
                <w:delText>South bridge</w:delText>
              </w:r>
            </w:del>
          </w:p>
        </w:tc>
        <w:tc>
          <w:tcPr>
            <w:tcW w:w="2900" w:type="dxa"/>
          </w:tcPr>
          <w:p>
            <w:pPr>
              <w:rPr>
                <w:del w:author="Docxodus" w:id="19" w:date="2000-01-01T00:00:00Z"/>
              </w:rPr>
            </w:pPr>
            <w:del w:author="Docxodus" w:id="18" w:date="2000-01-01T00:00:00Z">
              <w:r>
                <w:delText>South lock</w:delText>
              </w:r>
            </w:del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98976420a3457c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