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a="http://purl.oclc.org/ooxml/drawingml/main" xmlns:wp="http://purl.oclc.org/ooxml/drawingml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del w:id="31" w:author="Review Example" w:date="2026-09-12T10:00:00Z">
        <w:r>
          <w:delText>Amber prism</w:delText>
        </w:r>
      </w:del>
      <w:ins w:id="32" w:author="Review Example" w:date="2026-09-12T10:01:00Z">
        <w:r>
          <w:t xml:space="preserve">Indigo prism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purl.oclc.org/ooxml/wordprocessingml/main">
  <w:defaultTabStop w:val="720"/>
</w:settings>
</file>

<file path=word/styles.xml><?xml version="1.0" encoding="utf-8"?>
<w:styles xmlns:w="http://purl.oclc.org/ooxml/wordprocessingml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purl.oclc.org/ooxml/officeDocument/relationships/styles" Target="styles.xml"/><Relationship Id="settings" Type="http://purl.oclc.org/ooxml/officeDocument/relationships/settings" Target="settings.xml"/></Relationships>
</file>