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 mc:Ignorable="wps wpg">
  <w:body>
    <w:p>
      <w:r>
        <w:t xml:space="preserve">Lunar receiver inspection</w:t>
      </w:r>
    </w:p>
    <w:p>
      <w:r>
        <w:br w:type="page"/>
      </w:r>
      <w:r>
        <w:t xml:space="preserve">Signal record</w:t>
      </w:r>
    </w:p>
    <w:sectPr>
      <w:footerReference w:type="default" r:id="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mc="http://schemas.openxmlformats.org/markup-compatibility/2006" xmlns:wps="http://schemas.microsoft.com/office/word/2010/wordprocessingShape" xmlns:wpg="http://schemas.microsoft.com/office/word/2010/wordprocessingGroup">
  <w:p>
    <w:del w:id="31" w:author="Review Example" w:date="2026-09-12T10:00:00Z">
      <w:r>
        <w:delText xml:space="preserve">Folio </w:delText>
      </w:r>
      <w:r>
        <w:fldChar w:fldCharType="begin"/>
      </w:r>
      <w:r>
        <w:delInstrText xml:space="preserve"> PAGE </w:delInstrText>
      </w:r>
      <w:r>
        <w:fldChar w:fldCharType="separate"/>
      </w:r>
      <w:r>
        <w:delText>1</w:delText>
      </w:r>
      <w:r>
        <w:fldChar w:fldCharType="end"/>
      </w:r>
      <w:r>
        <w:delText xml:space="preserve"> / </w:delText>
      </w:r>
      <w:r>
        <w:fldChar w:fldCharType="begin"/>
      </w:r>
      <w:r>
        <w:delInstrText xml:space="preserve"> NUMPAGES </w:delInstrText>
      </w:r>
      <w:r>
        <w:fldChar w:fldCharType="separate"/>
      </w:r>
      <w:r>
        <w:delText>2</w:delText>
      </w:r>
      <w:r>
        <w:fldChar w:fldCharType="end"/>
      </w:r>
    </w:del>
  </w:p>
</w:ftr>
</file>

<file path=word/settings.xml><?xml version="1.0" encoding="utf-8"?>
<w:settings xmlns:w="http://schemas.openxmlformats.org/wordprocessingml/2006/main"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4"/>
      </w:rPr>
    </w:rPrDefault>
    <w:pPrDefault>
      <w:pPr>
        <w:spacing w:after="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footer" Type="http://schemas.openxmlformats.org/officeDocument/2006/relationships/footer" Target="footer1.xml"/></Relationships>
</file>