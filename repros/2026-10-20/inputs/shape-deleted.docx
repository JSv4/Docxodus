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mc:Ignorable="wps wpg">
  <w:body>
    <w:p>
      <w:r>
        <w:t xml:space="preserve">Optical panel</w:t>
      </w:r>
    </w:p>
    <w:p>
      <w:del w:id="31" w:author="Review Example" w:date="2026-09-12T10:00:00Z">
        <w:r>
          <w:drawing>
            <wp:inline>
              <wp:extent cx="1828800" cy="914400"/>
              <wp:docPr id="7" name="Teal inspection panel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914400"/>
                      </a:xfrm>
                      <a:prstGeom prst="rect">
                        <a:avLst/>
                      </a:prstGeom>
                      <a:solidFill>
                        <a:srgbClr val="19647E"/>
                      </a:solidFill>
                    </wps:spPr>
                    <wps:bodyPr/>
                  </wps:wsp>
                </a:graphicData>
              </a:graphic>
            </wp:inline>
          </w:drawing>
        </w:r>
      </w:del>
    </w:p>
    <w:p>
      <w:r>
        <w:t xml:space="preserve">End of inspection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  <w:pPrDefault>
      <w:pPr>
        <w:spacing w:after="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