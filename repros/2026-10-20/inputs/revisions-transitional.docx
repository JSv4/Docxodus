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del w:id="31" w:author="Review Example" w:date="2026-09-12T10:00:00Z">
        <w:r>
          <w:delText>Amber prism</w:delText>
        </w:r>
      </w:del>
      <w:ins w:id="32" w:author="Review Example" w:date="2026-09-12T10:01:00Z">
        <w:r>
          <w:t xml:space="preserve">Indigo prism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