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“Service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Service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del w:id="1001" w:author="Prior Counsel" w:date="2026-01-15T12:00:00Z">
        <w:r>
          <w:delText xml:space="preserve">commercially reasonable efforts</w:delText>
        </w:r>
      </w:del>
      <w:ins w:id="1002" w:author="Prior Counsel" w:date="2026-01-15T12:00:00Z">
        <w:r>
          <w:t xml:space="preserve">reasonable efforts</w:t>
        </w:r>
      </w:ins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$125,000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thirty (30)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aggregate liability will not exceed the fees paid or payable during the twelve months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New York, without regard to conflicts-of-law rules.</w:t>
      </w:r>
      <w:bookmarkStart w:name="Clause_7" w:id="107"/>
      <w:bookmarkEnd w:id="107"/>
    </w:p>
    <w:p>
      <w:pPr>
        <w:pStyle w:val="AgreementClause"/>
        <w:numPr>
          <w:ilvl w:val="0"/>
          <w:numId w:val="42"/>
        </w:numPr>
      </w:pPr>
      <w:r>
        <w:t xml:space="preserve">Assignment. Neither party may assign this Agreement without the other party's prior written consent, except to a successor in connection with a merger or sale of substantially all assets.</w:t>
      </w:r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  <w:showingPlcHdr/>
      </w:sdtPr>
      <w:sdtContent>
        <w:p>
          <w:pPr>
            <w:pStyle w:val="AgreementBody"/>
          </w:pPr>
          <w:r>
            <w:t xml:space="preserve">[CLIENT LEGAL NAME]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/Relationships>
</file>