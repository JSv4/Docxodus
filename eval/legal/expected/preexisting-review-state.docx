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MainDocument" /></Relationships>
</file>

<file path=word/document.xml><?xml version="1.0" encoding="utf-8"?>
<w:document xmlns:w="http://schemas.openxmlformats.org/wordprocessingml/2006/main">
  <w:body>
    <w:p>
      <w:pPr>
        <w:pStyle w:val="AgreementTitle"/>
      </w:pPr>
      <w:r>
        <w:t xml:space="preserve">CLOUD SERVICES AGREEMENT</w:t>
      </w:r>
    </w:p>
    <w:p>
      <w:pPr>
        <w:pStyle w:val="AgreementBody"/>
      </w:pPr>
      <w:r>
        <w:t xml:space="preserve">This Cloud Services Agreement is entered into as of January 15, 2026 by and between Northstar Analytics, Inc. (Provider) and Acme Manufacturing LLC (Client).</w:t>
      </w:r>
    </w:p>
    <w:p>
      <w:pPr>
        <w:pStyle w:val="AgreementHeading"/>
      </w:pPr>
      <w:r>
        <w:t xml:space="preserve">1. DEFINITIONS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“Service Credit” means the credit stated in Exhibit A that is applied against a future invoice after a verified service-level failure.</w:t>
      </w:r>
      <w:bookmarkStart w:name="Clause_1" w:id="101"/>
      <w:bookmarkEnd w:id="101"/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Client's sole monetary remedy for a service-level failure is the applicable Service Credit.</w:t>
      </w:r>
      <w:bookmarkStart w:name="Clause_9" w:id="109"/>
      <w:bookmarkEnd w:id="109"/>
    </w:p>
    <w:p>
      <w:pPr>
        <w:pStyle w:val="AgreementBody"/>
      </w:pPr>
      <w:r>
        <w:t xml:space="preserve">For avoidance of doubt, the phrase “service credit review” in an operations ticket is not a defined term and must remain lower case.</w:t>
      </w:r>
    </w:p>
    <w:p>
      <w:pPr>
        <w:pStyle w:val="AgreementHeading"/>
      </w:pPr>
      <w:r>
        <w:t xml:space="preserve">2. SERVICES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Provider</w:t>
      </w:r>
      <w:r>
        <w:rPr>
          <w:rStyle w:val="FootnoteReference"/>
        </w:rPr>
        <w:footnoteReference w:id="1"/>
      </w:r>
      <w:r>
        <w:t xml:space="preserve"> shall use </w:t>
      </w:r>
      <w:del w:id="1001" w:author="Prior Counsel" w:date="2026-01-15T12:00:00Z">
        <w:r>
          <w:delText xml:space="preserve">commercially reasonable efforts</w:delText>
        </w:r>
      </w:del>
      <w:ins w:id="1002" w:author="Prior Counsel" w:date="2026-01-15T12:00:00Z">
        <w:r>
          <w:t xml:space="preserve">reasonable efforts</w:t>
        </w:r>
      </w:ins>
      <w:r>
        <w:t xml:space="preserve"> to make the hosted service available in accordance with Exhibit A.</w:t>
      </w:r>
      <w:bookmarkStart w:name="Clause_2" w:id="102"/>
      <w:bookmarkEnd w:id="102"/>
    </w:p>
    <w:p>
      <w:pPr>
        <w:pStyle w:val="AgreementHeading"/>
      </w:pPr>
      <w:r>
        <w:t xml:space="preserve">3. FEES AND PAYMENT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Client shall pay the fees in the following economics schedule within thirty (30) days after receipt of an undisputed invoice.</w:t>
      </w:r>
      <w:bookmarkStart w:name="Clause_3" w:id="103"/>
      <w:bookmarkEnd w:id="103"/>
    </w:p>
    <w:tbl>
      <w:tblPr>
        <w:tblStyle w:val="TableGrid"/>
        <w:tblW w:w="5000" w:type="pct"/>
      </w:tblPr>
      <w:tblGrid>
        <w:gridCol w:w="2400"/>
        <w:gridCol w:w="2400"/>
        <w:gridCol w:w="2400"/>
      </w:tblGrid>
      <w:tr>
        <w:trPr>
          <w:tblHeader/>
        </w:trPr>
        <w:tc>
          <w:tcPr>
            <w:tcW w:w="2400" w:type="dxa"/>
          </w:tcPr>
          <w:p>
            <w:pPr>
              <w:pStyle w:val="AgreementBody"/>
            </w:pPr>
            <w:r>
              <w:rPr>
                <w:b/>
              </w:rPr>
              <w:t xml:space="preserve">Economic Term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rPr>
                <w:b/>
              </w:rPr>
              <w:t xml:space="preserve">Current Amount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400" w:type="dxa"/>
          </w:tcPr>
          <w:p>
            <w:pPr>
              <w:pStyle w:val="AgreementBody"/>
            </w:pPr>
            <w:r>
              <w:t xml:space="preserve">Annual Subscription Fee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$125,000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Paid quarterly in advance</w:t>
            </w:r>
          </w:p>
        </w:tc>
      </w:tr>
      <w:tr>
        <w:tc>
          <w:tcPr>
            <w:tcW w:w="2400" w:type="dxa"/>
          </w:tcPr>
          <w:p>
            <w:pPr>
              <w:pStyle w:val="AgreementBody"/>
            </w:pPr>
            <w:r>
              <w:t xml:space="preserve">Renewal Uplift Cap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10%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Applied at renewal</w:t>
            </w:r>
          </w:p>
        </w:tc>
      </w:tr>
      <w:tr>
        <w:tc>
          <w:tcPr>
            <w:tcW w:w="2400" w:type="dxa"/>
          </w:tcPr>
          <w:p>
            <w:pPr>
              <w:pStyle w:val="AgreementBody"/>
            </w:pPr>
            <w:r>
              <w:t xml:space="preserve">Service Credit Cap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15%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Percentage of monthly fee</w:t>
            </w:r>
          </w:p>
        </w:tc>
      </w:tr>
    </w:tbl>
    <w:p>
      <w:pPr>
        <w:pStyle w:val="AgreementHeading"/>
      </w:pPr>
      <w:r>
        <w:t xml:space="preserve">4. CONFIDENTIALITY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Provider shall keep Client </w:t>
      </w:r>
      <w:bookmarkStart w:id="110" w:name="Confidentiality"/>
      <w:r>
        <w:t xml:space="preserve">Confidential In</w:t>
      </w:r>
      <w:bookmarkEnd w:id="110"/>
      <w:r>
        <w:t xml:space="preserve">formation confidential and use it only to perform this Agreement.</w:t>
      </w:r>
      <w:bookmarkStart w:name="Clause_4" w:id="104"/>
      <w:bookmarkEnd w:id="104"/>
    </w:p>
    <w:p>
      <w:pPr>
        <w:pStyle w:val="AgreementBody"/>
      </w:pPr>
      <w:r>
        <w:t xml:space="preserve">See </w:t>
      </w:r>
      <w:hyperlink w:anchor="Confidentiality">
        <w:r>
          <w:t xml:space="preserve">Section 4</w:t>
        </w:r>
      </w:hyperlink>
      <w:r>
        <w:t xml:space="preserve"> for confidentiality obligations that survive termination.</w:t>
      </w:r>
    </w:p>
    <w:p>
      <w:pPr>
        <w:pStyle w:val="AgreementHeading"/>
      </w:pPr>
      <w:r>
        <w:t xml:space="preserve">5. NOTICES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A notice of nonrenewal is effective only if received at least thirty (30) days before the renewal date.</w:t>
      </w:r>
      <w:bookmarkStart w:name="Clause_5" w:id="105"/>
      <w:bookmarkEnd w:id="105"/>
    </w:p>
    <w:p>
      <w:pPr>
        <w:pStyle w:val="AgreementBody"/>
      </w:pPr>
      <w:r>
        <w:t xml:space="preserve">Operational incident notices are due within thirty (30) days after discovery and are not renewal notices.</w:t>
      </w:r>
    </w:p>
    <w:p>
      <w:pPr>
        <w:pStyle w:val="AgreementHeading"/>
      </w:pPr>
      <w:r>
        <w:t xml:space="preserve">6. LIMITATION OF LIABILITY</w:t>
      </w:r>
    </w:p>
    <w:p>
      <w:pPr>
        <w:pStyle w:val="AgreementClause"/>
        <w:numPr>
          <w:ilvl w:val="0"/>
          <w:numId w:val="42"/>
        </w:numPr>
        <w:rPr>
          <w:vanish/>
        </w:rPr>
      </w:pPr>
      <w:commentRangeStart w:id="1"/>
      <w:r>
        <w:t xml:space="preserve">Except for excluded claims, each party's aggregate liability will not exceed the fees paid or payable during the </w:t>
      </w:r>
      <w:del w:id="1003" w:author="Current Counsel" w:date="2026-01-15T12:00:00Z">
        <w:r>
          <w:delText xml:space="preserve">twelve months</w:delText>
        </w:r>
      </w:del>
      <w:ins w:id="1004" w:author="Current Counsel" w:date="2026-01-15T12:00:00Z">
        <w:r>
          <w:t xml:space="preserve">eighteen months</w:t>
        </w:r>
      </w:ins>
      <w:r>
        <w:t xml:space="preserve"> preceding the event giving rise to liability.</w:t>
      </w:r>
      <w:commentRangeEnd w:id="1"/>
      <w:r>
        <w:rPr>
          <w:rStyle w:val="CommentReference"/>
        </w:rPr>
        <w:commentReference w:id="1"/>
      </w:r>
      <w:bookmarkStart w:name="Clause_6" w:id="106"/>
      <w:bookmarkEnd w:id="106"/>
    </w:p>
    <w:p>
      <w:pPr>
        <w:pStyle w:val="AgreementHeading"/>
      </w:pPr>
      <w:r>
        <w:t xml:space="preserve">7. GOVERNING LAW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This Agreement is governed by the laws of the State of New York, without regard to conflicts-of-law rules.</w:t>
      </w:r>
      <w:bookmarkStart w:name="Clause_7" w:id="107"/>
      <w:bookmarkEnd w:id="107"/>
    </w:p>
    <w:p>
      <w:pPr>
        <w:pStyle w:val="AgreementHeading"/>
      </w:pPr>
      <w:r>
        <w:t xml:space="preserve">8. CLIENT INFORMATION</w:t>
      </w:r>
    </w:p>
    <w:sdt>
      <w:sdtPr>
        <w:alias w:val="Client legal name"/>
        <w:tag w:val="ClientLegalName"/>
        <w:id w:val="9001"/>
        <w:placeholder>
          <w:docPart w:val="DefaultPlaceholder_1081868562"/>
        </w:placeholder>
        <w:showingPlcHdr/>
      </w:sdtPr>
      <w:sdtContent>
        <w:p>
          <w:pPr>
            <w:pStyle w:val="AgreementBody"/>
          </w:pPr>
          <w:r>
            <w:t xml:space="preserve">[CLIENT LEGAL NAME]</w:t>
          </w:r>
        </w:p>
      </w:sdtContent>
    </w:sdt>
    <w:p>
      <w:pPr>
        <w:pStyle w:val="AgreementHeading"/>
        <w:sectPr>
          <w:headerReference xmlns:r="http://schemas.openxmlformats.org/officeDocument/2006/relationships" w:type="default" r:id="rIdHeaderDefault"/>
          <w:footerReference xmlns:r="http://schemas.openxmlformats.org/officeDocument/2006/relationships" w:type="default" r:id="rIdFooterDefault"/>
          <w:type w:val="nextPage"/>
          <w:pgSz w:w="12240" w:h="15840"/>
          <w:pgMar w:top="1080" w:right="1080" w:bottom="1080" w:left="1080" w:header="360" w:footer="360" w:gutter="0"/>
        </w:sectPr>
      </w:pPr>
      <w:r>
        <w:t xml:space="preserve">SIGNATURES</w:t>
      </w:r>
    </w:p>
    <w:p>
      <w:pPr>
        <w:pStyle w:val="SignatureLine"/>
      </w:pPr>
      <w:r>
        <w:t xml:space="preserve">NORTHSTAR ANALYTICS, INC.</w:t>
      </w:r>
    </w:p>
    <w:p>
      <w:pPr>
        <w:pStyle w:val="SignatureLine"/>
      </w:pPr>
      <w:r>
        <w:t xml:space="preserve">By: ______________________________</w:t>
      </w:r>
    </w:p>
    <w:p>
      <w:pPr>
        <w:pStyle w:val="SignatureLine"/>
      </w:pPr>
      <w:r>
        <w:t xml:space="preserve">Name: Jordan Rivera | Title: Chief Executive Officer</w:t>
      </w:r>
    </w:p>
    <w:p>
      <w:pPr>
        <w:pStyle w:val="SignatureLine"/>
      </w:pPr>
      <w:r>
        <w:t xml:space="preserve">ACME MANUFACTURING LLC</w:t>
      </w:r>
    </w:p>
    <w:p>
      <w:pPr>
        <w:pStyle w:val="SignatureLine"/>
      </w:pPr>
      <w:r>
        <w:t xml:space="preserve">By: ______________________________</w:t>
      </w:r>
    </w:p>
    <w:p>
      <w:pPr>
        <w:pStyle w:val="SignatureLine"/>
      </w:pPr>
      <w:r>
        <w:t xml:space="preserve">Name: Morgan Lee | Title: General Counsel</w:t>
      </w:r>
    </w:p>
    <w:p>
      <w:pPr>
        <w:pStyle w:val="AgreementHeading"/>
      </w:pPr>
      <w:r>
        <w:t xml:space="preserve">Exhibit A — Service Levels</w:t>
      </w:r>
    </w:p>
    <w:p>
      <w:pPr>
        <w:pStyle w:val="AgreementBody"/>
      </w:pPr>
      <w:r>
        <w:t xml:space="preserve">Monthly Availability Target: 99.95%. Service Credit tiers are calculated from the monthly subscription fee.</w:t>
      </w:r>
    </w:p>
    <w:sectPr>
      <w:headerReference xmlns:r="http://schemas.openxmlformats.org/officeDocument/2006/relationships" w:type="default" r:id="rIdHeaderDefault"/>
      <w:footerReference xmlns:r="http://schemas.openxmlformats.org/officeDocument/2006/relationships" w:type="default" r:id="rIdFooterDefault"/>
      <w:pgSz w:w="12240" w:h="15840"/>
      <w:pgMar w:top="1080" w:right="1080" w:bottom="1080" w:left="1080" w:header="360" w:footer="36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Deal Team" w:initials="DT" w:date="2026-01-15T12:00:00Z">
    <w:p>
      <w:pPr>
        <w:pStyle w:val="CommentText"/>
      </w:pPr>
      <w:r>
        <w:rPr>
          <w:rStyle w:val="CommentReference"/>
        </w:rPr>
        <w:annotationRef/>
      </w:r>
      <w:r>
        <w:t xml:space="preserve">Confirm the negotiated liability cap before execution.</w:t>
      </w:r>
    </w:p>
  </w:comment>
</w:comments>
</file>

<file path=word/footer1.xml><?xml version="1.0" encoding="utf-8"?>
<w:ftr xmlns:w="http://schemas.openxmlformats.org/wordprocessingml/2006/main">
  <w:p>
    <w:pPr>
      <w:pStyle w:val="Footer"/>
    </w:pPr>
    <w:r>
      <w:t>CONFIDENTIAL — EXECUTION COPY | Page </w:t>
    </w: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Service levels are measured monthly in the Client's primary production environment.</w:t>
      </w:r>
    </w:p>
  </w:footnote>
</w:footnotes>
</file>

<file path=word/header1.xml><?xml version="1.0" encoding="utf-8"?>
<w:hdr xmlns:w="http://schemas.openxmlformats.org/wordprocessingml/2006/main">
  <w:p>
    <w:pPr>
      <w:pStyle w:val="Header"/>
    </w:pPr>
    <w:r>
      <w:t xml:space="preserve">Northstar / Acme — Cloud Services Agreement</w:t>
    </w:r>
  </w:p>
</w:hdr>
</file>

<file path=word/numbering.xml><?xml version="1.0" encoding="utf-8"?>
<w:numbering xmlns:w="http://schemas.openxmlformats.org/wordprocessingml/2006/main">
  <w:abstractNum w:abstractNumId="17">
    <w:multiLevelType w:val="multilevel"/>
    <w:lvl w:ilvl="0">
      <w:start w:val="1"/>
      <w:numFmt w:val="decimal"/>
      <w:lvlText w:val="%1."/>
      <w:pPr>
        <w:ind w:left="0" w:hanging="360"/>
      </w:pPr>
    </w:lvl>
    <w:lvl w:ilvl="1">
      <w:start w:val="1"/>
      <w:numFmt w:val="decimal"/>
      <w:lvlText w:val="%1.%2"/>
      <w:pPr>
        <w:ind w:left="720" w:hanging="360"/>
      </w:pPr>
    </w:lvl>
  </w:abstractNum>
  <w:num w:numId="42">
    <w:abstractNumId w:val="17"/>
  </w:num>
</w:numbering>
</file>

<file path=word/settings.xml><?xml version="1.0" encoding="utf-8"?>
<w:settings xmlns:w="http://schemas.openxmlformats.org/wordprocessingml/2006/main">
  <w:trackRevisions/>
  <w:updateFields w:val="true"/>
  <w:footnotePr>
    <w:footnote w:id="-1"/>
    <w:footnote w:id="0"/>
  </w:footnotePr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AgreementBody" w:default="false">
    <w:name w:val="Agreement Body"/>
  </w:style>
  <w:style w:type="paragraph" w:styleId="AgreementTitle" w:default="false">
    <w:name w:val="Agreement Title"/>
    <w:rPr>
      <w:b/>
      <w:sz w:val="32"/>
    </w:rPr>
  </w:style>
  <w:style w:type="paragraph" w:styleId="AgreementHeading" w:default="false">
    <w:name w:val="Agreement Heading"/>
    <w:rPr>
      <w:b/>
      <w:sz w:val="24"/>
    </w:rPr>
  </w:style>
  <w:style w:type="paragraph" w:styleId="AgreementClause" w:default="false">
    <w:name w:val="Agreement Clause"/>
  </w:style>
  <w:style w:type="paragraph" w:styleId="SignatureLine" w:default="false">
    <w:name w:val="Signature Line"/>
  </w:style>
  <w:style w:type="paragraph" w:styleId="Header" w:default="false">
    <w:name w:val="Header"/>
  </w:style>
  <w:style w:type="paragraph" w:styleId="Footer" w:default="false">
    <w:name w:val="Footer"/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Styles" /><Relationship Type="http://schemas.openxmlformats.org/officeDocument/2006/relationships/numbering" Target="/word/numbering.xml" Id="rIdNumbering" /><Relationship Type="http://schemas.openxmlformats.org/officeDocument/2006/relationships/settings" Target="/word/settings.xml" Id="rIdSettings" /><Relationship Type="http://schemas.openxmlformats.org/officeDocument/2006/relationships/header" Target="/word/header1.xml" Id="rIdHeaderDefault" /><Relationship Type="http://schemas.openxmlformats.org/officeDocument/2006/relationships/footer" Target="/word/footer1.xml" Id="rIdFooterDefault" /><Relationship Type="http://schemas.openxmlformats.org/officeDocument/2006/relationships/footnotes" Target="/word/footnotes.xml" Id="rIdFootnotes" /><Relationship Type="http://schemas.openxmlformats.org/officeDocument/2006/relationships/comments" Target="/word/comments.xml" Id="rIdComments" /></Relationships>
</file>