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$125,000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</w:t>
      </w:r>
      <w:del w:id="1003" w:author="Amendment Counsel" w:date="2026-01-15T12:00:00Z">
        <w:r>
          <w:delText xml:space="preserve">thirty (30)</w:delText>
        </w:r>
      </w:del>
      <w:ins w:id="1004" w:author="Amendment Counsel" w:date="2026-01-15T12:00:00Z">
        <w:r>
          <w:t xml:space="preserve">forty-five (45)</w:t>
        </w:r>
      </w:ins>
      <w:r>
        <w:t xml:space="preserve">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