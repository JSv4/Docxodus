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  <w:moveTo w:id="4" w:author="Alex" w:date="2026-05-01T09:00:00Z">
        <w:r>
          <w:t xml:space="preserve">amount</w:t>
        </w:r>
      </w:moveTo>
      <w:moveToRangeEnd w:id="3"/>
      <w:r>
        <w:t xml:space="preserve">XY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