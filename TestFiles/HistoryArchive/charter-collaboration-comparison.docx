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val="0"/>
        <w:spacing w:after="0"/>
        <w:rPr>
          <w:kern w:val="0"/>
          <w:szCs w:val="22"/>
        </w:rPr>
      </w:pPr>
      <w:r>
        <w:rPr>
          <w:kern w:val="0"/>
          <w:szCs w:val="22"/>
        </w:rPr>
        <w:t>AMENDED AND RESTATED</w:t>
      </w:r>
      <w:ins w:author="Docxodus" w:id="1" w:date="2000-01-01T00:00:00Z">
        <w:r>
          <w:rPr>
            <w:kern w:val="0"/>
            <w:szCs w:val="22"/>
          </w:rPr>
          <w:t xml:space="preserve"> Counsel revision</w:t>
        </w:r>
      </w:ins>
      <w:r>
        <w:rPr>
          <w:kern w:val="0"/>
          <w:szCs w:val="22"/>
        </w:rPr>
        <w:br/>
        <w:t>CERTIFICATE OF INCORPORATION</w:t>
      </w:r>
      <w:r>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