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240"/>
        <w:jc w:val="center"/>
      </w:pPr>
      <w:r>
        <w:rPr>
          <w:b/>
          <w:sz w:val="28"/>
          <w:szCs w:val="28"/>
        </w:rPr>
        <w:t>MASTER SERVICES AGREEMENT</w:t>
      </w:r>
      <w:ins w:author="Open-Xml-PowerTools" w:id="1" w:date="2000-01-01T00:00:00Z">
        <w:r>
          <w:rPr>
            <w:b/>
            <w:sz w:val="28"/>
            <w:szCs w:val="28"/>
          </w:rPr>
          <w:t xml:space="preserve"> — counsel's revised draft</w:t>
        </w:r>
      </w:ins>
    </w:p>
    <w:p>
      <w:pPr>
        <w:spacing w:after="120"/>
        <w:jc w:val="both"/>
      </w:pPr>
      <w:r>
        <w:t xml:space="preserve">This Master Services Agreement (this </w:t>
      </w:r>
      <w:r>
        <w:rPr>
          <w:b/>
        </w:rPr>
        <w:t xml:space="preserve">"Agreement"</w:t>
      </w:r>
      <w:r>
        <w:t xml:space="preserve">) is entered into as of March 1, 2026 (the </w:t>
      </w:r>
      <w:r>
        <w:rPr>
          <w:b/>
        </w:rPr>
        <w:t xml:space="preserve">"Effective Date"</w:t>
      </w:r>
      <w:r>
        <w:t xml:space="preserve">) by and between Meridian Consulting Group LLC, a Delaware limited liability company (</w:t>
      </w:r>
      <w:r>
        <w:rPr>
          <w:b/>
        </w:rPr>
        <w:t xml:space="preserve">"Provider"</w:t>
      </w:r>
      <w:r>
        <w:t xml:space="preserve">), and Atlas Manufacturing Corporation, a Michigan corporation (</w:t>
      </w:r>
      <w:r>
        <w:rPr>
          <w:b/>
        </w:rPr>
        <w:t xml:space="preserve">"Client"</w:t>
      </w:r>
      <w:r>
        <w:t xml:space="preserve">). Provider and Client are each a </w:t>
      </w:r>
      <w:r>
        <w:rPr>
          <w:b/>
        </w:rPr>
        <w:t xml:space="preserve">"Party"</w:t>
      </w:r>
      <w:r>
        <w:t xml:space="preserve"> and together the </w:t>
      </w:r>
      <w:r>
        <w:rPr>
          <w:b/>
        </w:rPr>
        <w:t xml:space="preserve">"Parties"</w:t>
      </w:r>
      <w:r>
        <w:t xml:space="preserve">.</w:t>
      </w:r>
    </w:p>
    <w:p>
      <w:pPr>
        <w:spacing w:before="240" w:after="120"/>
        <w:jc w:val="center"/>
      </w:pPr>
      <w:r>
        <w:rPr>
          <w:b/>
        </w:rPr>
        <w:t xml:space="preserve">TABLE OF CONTENTS</w:t>
      </w:r>
    </w:p>
    <w:p>
      <w:pPr>
        <w:pStyle w:val="TOC1"/>
        <w:tabs>
          <w:tab w:val="right" w:leader="dot" w:pos="9350"/>
        </w:tabs>
        <w:rPr>
          <w:noProof/>
        </w:rPr>
      </w:pPr>
      <w:r>
        <w:fldChar w:fldCharType="begin"/>
      </w:r>
      <w:r>
        <w:instrText xml:space="preserve"> TOC \o "1-2" \h \z \u </w:instrText>
      </w:r>
      <w:r>
        <w:fldChar w:fldCharType="separate"/>
      </w:r>
      <w:hyperlink w:anchor="_Toc400000001" w:history="1">
        <w:r>
          <w:rPr>
            <w:rStyle w:val="Hyperlink"/>
            <w:noProof/>
          </w:rPr>
          <w:t xml:space="preserve">1. Definitions</w:t>
        </w:r>
        <w:r>
          <w:rPr>
            <w:noProof/>
            <w:webHidden/>
          </w:rPr>
          <w:tab/>
        </w:r>
        <w:r>
          <w:rPr>
            <w:noProof/>
            <w:webHidden/>
          </w:rPr>
          <w:fldChar w:fldCharType="begin"/>
        </w:r>
        <w:r>
          <w:rPr>
            <w:noProof/>
            <w:webHidden/>
          </w:rPr>
          <w:instrText xml:space="preserve"> PAGEREF _Toc400000001 \h </w:instrText>
        </w:r>
        <w:r>
          <w:rPr>
            <w:noProof/>
            <w:webHidden/>
          </w:rPr>
          <w:fldChar w:fldCharType="separate"/>
        </w:r>
        <w:r>
          <w:rPr>
            <w:noProof/>
            <w:webHidden/>
          </w:rPr>
          <w:t>1</w:t>
        </w:r>
        <w:r>
          <w:rPr>
            <w:noProof/>
            <w:webHidden/>
          </w:rPr>
          <w:fldChar w:fldCharType="end"/>
        </w:r>
      </w:hyperlink>
    </w:p>
    <w:p>
      <w:pPr>
        <w:pStyle w:val="TOC1"/>
        <w:tabs>
          <w:tab w:val="right" w:leader="dot" w:pos="9350"/>
        </w:tabs>
        <w:rPr>
          <w:noProof/>
        </w:rPr>
      </w:pPr>
      <w:hyperlink w:anchor="_Toc400000002" w:history="1">
        <w:r>
          <w:rPr>
            <w:rStyle w:val="Hyperlink"/>
            <w:noProof/>
          </w:rPr>
          <w:t xml:space="preserve">2. Services</w:t>
        </w:r>
        <w:r>
          <w:rPr>
            <w:noProof/>
            <w:webHidden/>
          </w:rPr>
          <w:tab/>
        </w:r>
        <w:r>
          <w:rPr>
            <w:noProof/>
            <w:webHidden/>
          </w:rPr>
          <w:fldChar w:fldCharType="begin"/>
        </w:r>
        <w:r>
          <w:rPr>
            <w:noProof/>
            <w:webHidden/>
          </w:rPr>
          <w:instrText xml:space="preserve"> PAGEREF _Toc400000002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3" w:history="1">
        <w:r>
          <w:rPr>
            <w:rStyle w:val="Hyperlink"/>
            <w:noProof/>
          </w:rPr>
          <w:t xml:space="preserve">2.1 Statements of Work</w:t>
        </w:r>
        <w:r>
          <w:rPr>
            <w:noProof/>
            <w:webHidden/>
          </w:rPr>
          <w:tab/>
        </w:r>
        <w:r>
          <w:rPr>
            <w:noProof/>
            <w:webHidden/>
          </w:rPr>
          <w:fldChar w:fldCharType="begin"/>
        </w:r>
        <w:r>
          <w:rPr>
            <w:noProof/>
            <w:webHidden/>
          </w:rPr>
          <w:instrText xml:space="preserve"> PAGEREF _Toc400000003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4" w:history="1">
        <w:r>
          <w:rPr>
            <w:rStyle w:val="Hyperlink"/>
            <w:noProof/>
          </w:rPr>
          <w:t xml:space="preserve">2.2 Change Orders</w:t>
        </w:r>
        <w:r>
          <w:rPr>
            <w:noProof/>
            <w:webHidden/>
          </w:rPr>
          <w:tab/>
        </w:r>
        <w:r>
          <w:rPr>
            <w:noProof/>
            <w:webHidden/>
          </w:rPr>
          <w:fldChar w:fldCharType="begin"/>
        </w:r>
        <w:r>
          <w:rPr>
            <w:noProof/>
            <w:webHidden/>
          </w:rPr>
          <w:instrText xml:space="preserve"> PAGEREF _Toc400000004 \h </w:instrText>
        </w:r>
        <w:r>
          <w:rPr>
            <w:noProof/>
            <w:webHidden/>
          </w:rPr>
          <w:fldChar w:fldCharType="separate"/>
        </w:r>
        <w:r>
          <w:rPr>
            <w:noProof/>
            <w:webHidden/>
          </w:rPr>
          <w:t>2</w:t>
        </w:r>
        <w:r>
          <w:rPr>
            <w:noProof/>
            <w:webHidden/>
          </w:rPr>
          <w:fldChar w:fldCharType="end"/>
        </w:r>
      </w:hyperlink>
    </w:p>
    <w:p>
      <w:pPr>
        <w:pStyle w:val="TOC1"/>
        <w:tabs>
          <w:tab w:val="right" w:leader="dot" w:pos="9350"/>
        </w:tabs>
        <w:rPr>
          <w:noProof/>
        </w:rPr>
      </w:pPr>
      <w:hyperlink w:anchor="_Toc400000005" w:history="1">
        <w:r>
          <w:rPr>
            <w:rStyle w:val="Hyperlink"/>
            <w:noProof/>
          </w:rPr>
          <w:t xml:space="preserve">3. Fees and Payment</w:t>
        </w:r>
        <w:r>
          <w:rPr>
            <w:noProof/>
            <w:webHidden/>
          </w:rPr>
          <w:tab/>
        </w:r>
        <w:r>
          <w:rPr>
            <w:noProof/>
            <w:webHidden/>
          </w:rPr>
          <w:fldChar w:fldCharType="begin"/>
        </w:r>
        <w:r>
          <w:rPr>
            <w:noProof/>
            <w:webHidden/>
          </w:rPr>
          <w:instrText xml:space="preserve"> PAGEREF _Toc400000005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6" w:history="1">
        <w:r>
          <w:rPr>
            <w:rStyle w:val="Hyperlink"/>
            <w:noProof/>
          </w:rPr>
          <w:t xml:space="preserve">3.1 Fees</w:t>
        </w:r>
        <w:r>
          <w:rPr>
            <w:noProof/>
            <w:webHidden/>
          </w:rPr>
          <w:tab/>
        </w:r>
        <w:r>
          <w:rPr>
            <w:noProof/>
            <w:webHidden/>
          </w:rPr>
          <w:fldChar w:fldCharType="begin"/>
        </w:r>
        <w:r>
          <w:rPr>
            <w:noProof/>
            <w:webHidden/>
          </w:rPr>
          <w:instrText xml:space="preserve"> PAGEREF _Toc400000006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7" w:history="1">
        <w:r>
          <w:rPr>
            <w:rStyle w:val="Hyperlink"/>
            <w:noProof/>
          </w:rPr>
          <w:t xml:space="preserve">3.2 Invoicing; Late Payment</w:t>
        </w:r>
        <w:r>
          <w:rPr>
            <w:noProof/>
            <w:webHidden/>
          </w:rPr>
          <w:tab/>
        </w:r>
        <w:r>
          <w:rPr>
            <w:noProof/>
            <w:webHidden/>
          </w:rPr>
          <w:fldChar w:fldCharType="begin"/>
        </w:r>
        <w:r>
          <w:rPr>
            <w:noProof/>
            <w:webHidden/>
          </w:rPr>
          <w:instrText xml:space="preserve"> PAGEREF _Toc400000007 \h </w:instrText>
        </w:r>
        <w:r>
          <w:rPr>
            <w:noProof/>
            <w:webHidden/>
          </w:rPr>
          <w:fldChar w:fldCharType="separate"/>
        </w:r>
        <w:r>
          <w:rPr>
            <w:noProof/>
            <w:webHidden/>
          </w:rPr>
          <w:t>2</w:t>
        </w:r>
        <w:r>
          <w:rPr>
            <w:noProof/>
            <w:webHidden/>
          </w:rPr>
          <w:fldChar w:fldCharType="end"/>
        </w:r>
      </w:hyperlink>
    </w:p>
    <w:p>
      <w:pPr>
        <w:pStyle w:val="TOC1"/>
        <w:tabs>
          <w:tab w:val="right" w:leader="dot" w:pos="9350"/>
        </w:tabs>
        <w:rPr>
          <w:noProof/>
        </w:rPr>
      </w:pPr>
      <w:hyperlink w:anchor="_Toc400000008" w:history="1">
        <w:r>
          <w:rPr>
            <w:rStyle w:val="Hyperlink"/>
            <w:noProof/>
          </w:rPr>
          <w:t xml:space="preserve">4. Term and Termination</w:t>
        </w:r>
        <w:r>
          <w:rPr>
            <w:noProof/>
            <w:webHidden/>
          </w:rPr>
          <w:tab/>
        </w:r>
        <w:r>
          <w:rPr>
            <w:noProof/>
            <w:webHidden/>
          </w:rPr>
          <w:fldChar w:fldCharType="begin"/>
        </w:r>
        <w:r>
          <w:rPr>
            <w:noProof/>
            <w:webHidden/>
          </w:rPr>
          <w:instrText xml:space="preserve"> PAGEREF _Toc400000008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09" w:history="1">
        <w:r>
          <w:rPr>
            <w:rStyle w:val="Hyperlink"/>
            <w:noProof/>
          </w:rPr>
          <w:t xml:space="preserve">5. Confidentiality</w:t>
        </w:r>
        <w:r>
          <w:rPr>
            <w:noProof/>
            <w:webHidden/>
          </w:rPr>
          <w:tab/>
        </w:r>
        <w:r>
          <w:rPr>
            <w:noProof/>
            <w:webHidden/>
          </w:rPr>
          <w:fldChar w:fldCharType="begin"/>
        </w:r>
        <w:r>
          <w:rPr>
            <w:noProof/>
            <w:webHidden/>
          </w:rPr>
          <w:instrText xml:space="preserve"> PAGEREF _Toc400000009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10" w:history="1">
        <w:r>
          <w:rPr>
            <w:rStyle w:val="Hyperlink"/>
            <w:noProof/>
          </w:rPr>
          <w:t xml:space="preserve">6. Limitation of Liability</w:t>
        </w:r>
        <w:r>
          <w:rPr>
            <w:noProof/>
            <w:webHidden/>
          </w:rPr>
          <w:tab/>
        </w:r>
        <w:r>
          <w:rPr>
            <w:noProof/>
            <w:webHidden/>
          </w:rPr>
          <w:fldChar w:fldCharType="begin"/>
        </w:r>
        <w:r>
          <w:rPr>
            <w:noProof/>
            <w:webHidden/>
          </w:rPr>
          <w:instrText xml:space="preserve"> PAGEREF _Toc400000010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11" w:history="1">
        <w:r>
          <w:rPr>
            <w:rStyle w:val="Hyperlink"/>
            <w:noProof/>
          </w:rPr>
          <w:t xml:space="preserve">7. General Provisions</w:t>
        </w:r>
        <w:r>
          <w:rPr>
            <w:noProof/>
            <w:webHidden/>
          </w:rPr>
          <w:tab/>
        </w:r>
        <w:r>
          <w:rPr>
            <w:noProof/>
            <w:webHidden/>
          </w:rPr>
          <w:fldChar w:fldCharType="begin"/>
        </w:r>
        <w:r>
          <w:rPr>
            <w:noProof/>
            <w:webHidden/>
          </w:rPr>
          <w:instrText xml:space="preserve"> PAGEREF _Toc400000011 \h </w:instrText>
        </w:r>
        <w:r>
          <w:rPr>
            <w:noProof/>
            <w:webHidden/>
          </w:rPr>
          <w:fldChar w:fldCharType="separate"/>
        </w:r>
        <w:r>
          <w:rPr>
            <w:noProof/>
            <w:webHidden/>
          </w:rPr>
          <w:t>3</w:t>
        </w:r>
        <w:r>
          <w:rPr>
            <w:noProof/>
            <w:webHidden/>
          </w:rPr>
          <w:fldChar w:fldCharType="end"/>
        </w:r>
      </w:hyperlink>
    </w:p>
    <w:p>
      <w:r>
        <w:fldChar w:fldCharType="end"/>
      </w:r>
    </w:p>
    <w:p>
      <w:pPr>
        <w:pStyle w:val="Heading1"/>
      </w:pPr>
      <w:bookmarkStart w:id="1" w:name="_Toc400000001"/>
      <w:r>
        <w:t xml:space="preserve">Definitions</w:t>
      </w:r>
      <w:bookmarkEnd w:id="1"/>
    </w:p>
    <w:p>
      <w:pPr>
        <w:spacing w:after="120"/>
        <w:jc w:val="both"/>
      </w:pPr>
      <w:r>
        <w:t xml:space="preserve">As used in this Agreement, the following terms have the meanings set forth below. Other capitalized terms are defined where they first appear.</w:t>
      </w:r>
    </w:p>
    <w:p>
      <w:pPr>
        <w:numPr>
          <w:ilvl w:val="0"/>
          <w:numId w:val="3"/>
        </w:numPr>
        <w:spacing w:after="60"/>
        <w:jc w:val="both"/>
      </w:pPr>
      <w:r>
        <w:t xml:space="preserve">"Confidential Information" means all non-public information disclosed by a Party in connection with this Agreement, whether oral or written, that is designated as confidential or that reasonably should be understood to be confidential.</w:t>
      </w:r>
    </w:p>
    <w:p>
      <w:pPr>
        <w:numPr>
          <w:ilvl w:val="0"/>
          <w:numId w:val="3"/>
        </w:numPr>
        <w:spacing w:after="60"/>
        <w:jc w:val="both"/>
      </w:pPr>
      <w:r>
        <w:t xml:space="preserve">"Deliverables" means the work product identified in a Statement of Work to be delivered by Provider to Client.</w:t>
      </w:r>
    </w:p>
    <w:p>
      <w:pPr>
        <w:numPr>
          <w:ilvl w:val="0"/>
          <w:numId w:val="3"/>
        </w:numPr>
        <w:spacing w:after="60"/>
        <w:jc w:val="both"/>
      </w:pPr>
      <w:r>
        <w:t xml:space="preserve">"Services" means the professional services described in a Statement of Work, including:</w:t>
      </w:r>
    </w:p>
    <w:p>
      <w:pPr>
        <w:numPr>
          <w:ilvl w:val="1"/>
          <w:numId w:val="3"/>
        </w:numPr>
        <w:spacing w:after="60"/>
        <w:jc w:val="both"/>
      </w:pPr>
      <w:r>
        <w:t xml:space="preserve">advisory and analysis services;</w:t>
      </w:r>
    </w:p>
    <w:p>
      <w:pPr>
        <w:numPr>
          <w:ilvl w:val="1"/>
          <w:numId w:val="3"/>
        </w:numPr>
        <w:spacing w:after="60"/>
        <w:jc w:val="both"/>
      </w:pPr>
      <w:r>
        <w:t xml:space="preserve">implementation and configuration services; and</w:t>
      </w:r>
    </w:p>
    <w:p>
      <w:pPr>
        <w:numPr>
          <w:ilvl w:val="1"/>
          <w:numId w:val="3"/>
        </w:numPr>
        <w:spacing w:after="60"/>
        <w:jc w:val="both"/>
      </w:pPr>
      <w:r>
        <w:t xml:space="preserve">training and knowledge-transfer services.</w:t>
      </w:r>
    </w:p>
    <w:p>
      <w:pPr>
        <w:numPr>
          <w:ilvl w:val="0"/>
          <w:numId w:val="3"/>
        </w:numPr>
        <w:spacing w:after="60"/>
        <w:jc w:val="both"/>
      </w:pPr>
      <w:r>
        <w:t xml:space="preserve">"Statement of Work" or "SOW" means a written statement of work executed by both Parties that references this Agreement.</w:t>
      </w:r>
    </w:p>
    <w:p>
      <w:pPr>
        <w:pStyle w:val="Heading1"/>
      </w:pPr>
      <w:bookmarkStart w:id="2" w:name="_Toc400000002"/>
      <w:r>
        <w:t xml:space="preserve">Services</w:t>
      </w:r>
      <w:bookmarkEnd w:id="2"/>
    </w:p>
    <w:p>
      <w:pPr>
        <w:pStyle w:val="Heading2"/>
      </w:pPr>
      <w:bookmarkStart w:id="3" w:name="_Toc400000003"/>
      <w:bookmarkStart w:id="103" w:name="Ref_SOW"/>
      <w:r>
        <w:t xml:space="preserve">Statements of Work</w:t>
      </w:r>
      <w:bookmarkEnd w:id="103"/>
      <w:bookmarkEnd w:id="3"/>
    </w:p>
    <w:p>
      <w:pPr>
        <w:spacing w:after="120"/>
        <w:jc w:val="both"/>
      </w:pPr>
      <w:r>
        <w:t xml:space="preserve">Provider shall perform the Services described in each SOW in a professional and workmanlike manner, in accordance with generally accepted industry standards. Each SOW is incorporated into this Agreement by reference. In the event of a conflict between this Agreement and a SOW, this Agreement controls unless the SOW expressly states otherwise.</w:t>
      </w:r>
    </w:p>
    <w:p>
      <w:pPr>
        <w:pStyle w:val="Heading2"/>
      </w:pPr>
      <w:bookmarkStart w:id="4" w:name="_Toc400000004"/>
      <w:r>
        <w:t xml:space="preserve">Change Orders</w:t>
      </w:r>
      <w:bookmarkEnd w:id="4"/>
    </w:p>
    <w:p>
      <w:pPr>
        <w:spacing w:after="120"/>
        <w:jc w:val="both"/>
      </w:pPr>
      <w:r>
        <w:t xml:space="preserve">Either Party may propose changes to a SOW. No change is binding until set forth in a written change order signed by both Parties. Provider may equitably adjust the fees payable under Section </w:t>
      </w:r>
      <w:r>
        <w:fldChar w:fldCharType="begin"/>
      </w:r>
      <w:r>
        <w:instrText xml:space="preserve"> REF Ref_Fees \r \h </w:instrText>
      </w:r>
      <w:r>
        <w:fldChar w:fldCharType="separate"/>
      </w:r>
      <w:r>
        <w:t>3.1</w:t>
      </w:r>
      <w:r>
        <w:fldChar w:fldCharType="end"/>
      </w:r>
      <w:r>
        <w:t xml:space="preserve"> to reflect any agreed change in scope, in accordance with the procedures in Section </w:t>
      </w:r>
      <w:r>
        <w:fldChar w:fldCharType="begin"/>
      </w:r>
      <w:r>
        <w:instrText xml:space="preserve"> REF Ref_SOW \r \h </w:instrText>
      </w:r>
      <w:r>
        <w:fldChar w:fldCharType="separate"/>
      </w:r>
      <w:r>
        <w:t>2.1</w:t>
      </w:r>
      <w:r>
        <w:fldChar w:fldCharType="end"/>
      </w:r>
      <w:r>
        <w:t xml:space="preserve">.</w:t>
      </w:r>
    </w:p>
    <w:p>
      <w:pPr>
        <w:pStyle w:val="Heading1"/>
      </w:pPr>
      <w:bookmarkStart w:id="5" w:name="_Toc400000005"/>
      <w:r>
        <w:t xml:space="preserve">Fees and Payment</w:t>
      </w:r>
      <w:bookmarkEnd w:id="5"/>
    </w:p>
    <w:p>
      <w:pPr>
        <w:pStyle w:val="Heading2"/>
      </w:pPr>
      <w:bookmarkStart w:id="6" w:name="_Toc400000006"/>
      <w:bookmarkStart w:id="106" w:name="Ref_Fees"/>
      <w:r>
        <w:t xml:space="preserve">Fees</w:t>
      </w:r>
      <w:bookmarkEnd w:id="106"/>
      <w:bookmarkEnd w:id="6"/>
    </w:p>
    <w:p>
      <w:pPr>
        <w:spacing w:after="120"/>
        <w:jc w:val="both"/>
      </w:pPr>
      <w:r>
        <w:t xml:space="preserve">Client shall pay Provider the fees set forth in the applicable SOW. Except as expressly stated in a SOW, fees are exclusive of taxes, and Client is responsible for all sales, use, and excise taxes other than taxes on Provider’s income.</w:t>
      </w:r>
    </w:p>
    <w:p>
      <w:pPr>
        <w:pStyle w:val="Heading2"/>
      </w:pPr>
      <w:bookmarkStart w:id="7" w:name="_Toc400000007"/>
      <w:bookmarkStart w:id="107" w:name="Ref_Invoicing"/>
      <w:r>
        <w:t xml:space="preserve">Invoicing; Late Payment</w:t>
      </w:r>
      <w:bookmarkEnd w:id="107"/>
      <w:bookmarkEnd w:id="7"/>
    </w:p>
    <w:p>
      <w:pPr>
        <w:spacing w:after="120"/>
        <w:jc w:val="both"/>
      </w:pPr>
      <w:r>
        <w:t xml:space="preserve">Provider shall invoice Client monthly in arrears. Undisputed amounts are due within thirty (30) days after the invoice date. Late payments bear interest at the lesser of one percent (1%) per month or the maximum rate permitted by law.</w:t>
      </w:r>
    </w:p>
    <w:p>
      <w:pPr>
        <w:pStyle w:val="Heading1"/>
      </w:pPr>
      <w:bookmarkStart w:id="8" w:name="_Toc400000008"/>
      <w:bookmarkStart w:id="108" w:name="Ref_Term"/>
      <w:r>
        <w:t xml:space="preserve">Term and Termination</w:t>
      </w:r>
      <w:bookmarkEnd w:id="108"/>
      <w:bookmarkEnd w:id="8"/>
    </w:p>
    <w:p>
      <w:pPr>
        <w:spacing w:after="120"/>
        <w:jc w:val="both"/>
      </w:pPr>
      <w:r>
        <w:t xml:space="preserve">This Agreement begins on the Effective Date and continues for an initial term of two (2) years, renewing automatically for successive one (1) year terms unless either Party gives notice of non-renewal at least sixty (60) days before the end of the then-current term. Either Party may terminate this Agreement:</w:t>
      </w:r>
    </w:p>
    <w:p>
      <w:pPr>
        <w:numPr>
          <w:ilvl w:val="0"/>
          <w:numId w:val="4"/>
        </w:numPr>
        <w:spacing w:after="60"/>
        <w:jc w:val="both"/>
      </w:pPr>
      <w:r>
        <w:t xml:space="preserve">for material breach, if the breach is not cured within thirty (30) days after written notice describing the breach in reasonable detail;</w:t>
      </w:r>
    </w:p>
    <w:p>
      <w:pPr>
        <w:numPr>
          <w:ilvl w:val="0"/>
          <w:numId w:val="4"/>
        </w:numPr>
        <w:spacing w:after="60"/>
        <w:jc w:val="both"/>
      </w:pPr>
      <w:r>
        <w:t xml:space="preserve">immediately, if the other Party becomes insolvent, makes an assignment for the benefit of creditors, or becomes subject to bankruptcy proceedings not dismissed within sixty (60) days; or</w:t>
      </w:r>
    </w:p>
    <w:p>
      <w:pPr>
        <w:numPr>
          <w:ilvl w:val="0"/>
          <w:numId w:val="4"/>
        </w:numPr>
        <w:spacing w:after="60"/>
        <w:jc w:val="both"/>
      </w:pPr>
      <w:r>
        <w:t xml:space="preserve">for convenience, on ninety (90) days’ written notice, subject to payment of fees for Services performed through the effective date of termination as provided in Section </w:t>
      </w:r>
      <w:r>
        <w:fldChar w:fldCharType="begin"/>
      </w:r>
      <w:r>
        <w:instrText xml:space="preserve"> REF Ref_Invoicing \r \h </w:instrText>
      </w:r>
      <w:r>
        <w:fldChar w:fldCharType="separate"/>
      </w:r>
      <w:r>
        <w:t>3.2</w:t>
      </w:r>
      <w:r>
        <w:fldChar w:fldCharType="end"/>
      </w:r>
      <w:r>
        <w:t xml:space="preserve">.</w:t>
      </w:r>
    </w:p>
    <w:p>
      <w:pPr>
        <w:pStyle w:val="Heading1"/>
      </w:pPr>
      <w:bookmarkStart w:id="9" w:name="_Toc400000009"/>
      <w:bookmarkStart w:id="109" w:name="Ref_Confidentiality"/>
      <w:r>
        <w:t xml:space="preserve">Confidentiality</w:t>
      </w:r>
      <w:bookmarkEnd w:id="109"/>
      <w:bookmarkEnd w:id="9"/>
    </w:p>
    <w:p>
      <w:pPr>
        <w:spacing w:after="120"/>
        <w:jc w:val="both"/>
      </w:pPr>
      <w:r>
        <w:t xml:space="preserve">Each Party shall protect the other Party’s Confidential Information with at least the degree of care it uses for its own confidential information, and no less than reasonable care. Confidential Information may be used only to perform or receive the Services. The obligations in this Section </w:t>
      </w:r>
      <w:r>
        <w:fldChar w:fldCharType="begin"/>
      </w:r>
      <w:r>
        <w:instrText xml:space="preserve"> REF Ref_Confidentiality \r \h </w:instrText>
      </w:r>
      <w:r>
        <w:fldChar w:fldCharType="separate"/>
      </w:r>
      <w:r>
        <w:t>5</w:t>
      </w:r>
      <w:r>
        <w:fldChar w:fldCharType="end"/>
      </w:r>
      <w:r>
        <w:t xml:space="preserve"> survive termination of this Agreement for five (5) years, except for trade secrets, which are protected for as long as they remain trade secrets under applicable law.</w:t>
      </w:r>
    </w:p>
    <w:p>
      <w:pPr>
        <w:pStyle w:val="Heading1"/>
      </w:pPr>
      <w:bookmarkStart w:id="10" w:name="_Toc400000010"/>
      <w:bookmarkStart w:id="110" w:name="Ref_Liability"/>
      <w:r>
        <w:t xml:space="preserve">Limitation of Liability</w:t>
      </w:r>
      <w:bookmarkEnd w:id="110"/>
      <w:bookmarkEnd w:id="10"/>
    </w:p>
    <w:p>
      <w:pPr>
        <w:spacing w:after="120"/>
        <w:jc w:val="both"/>
      </w:pPr>
      <w:r>
        <w:t xml:space="preserve">EXCEPT FOR BREACHES OF SECTION </w:t>
      </w:r>
      <w:r>
        <w:fldChar w:fldCharType="begin"/>
      </w:r>
      <w:r>
        <w:instrText xml:space="preserve"> REF Ref_Confidentiality \r \h </w:instrText>
      </w:r>
      <w:r>
        <w:fldChar w:fldCharType="separate"/>
      </w:r>
      <w:r>
        <w:t>5</w:t>
      </w:r>
      <w:r>
        <w:fldChar w:fldCharType="end"/>
      </w:r>
      <w:r>
        <w:t xml:space="preserve"> OR A PARTY’S INDEMNIFICATION OBLIGATIONS, NEITHER PARTY IS LIABLE FOR ANY INDIRECT, INCIDENTAL, SPECIAL, CONSEQUENTIAL, OR PUNITIVE DAMAGES, AND EACH PARTY’S TOTAL AGGREGATE LIABILITY UNDER THIS AGREEMENT IS LIMITED TO THE FEES PAID OR PAYABLE BY CLIENT IN THE TWELVE (12) MONTHS PRECEDING THE EVENT GIVING RISE TO THE CLAIM.</w:t>
      </w:r>
    </w:p>
    <w:p>
      <w:pPr>
        <w:pStyle w:val="Heading1"/>
      </w:pPr>
      <w:bookmarkStart w:id="11" w:name="_Toc400000011"/>
      <w:r>
        <w:t xml:space="preserve">General Provisions</w:t>
      </w:r>
      <w:bookmarkEnd w:id="11"/>
    </w:p>
    <w:p>
      <w:pPr>
        <w:spacing w:after="120"/>
        <w:jc w:val="both"/>
      </w:pPr>
      <w:r>
        <w:t xml:space="preserve">Notices. All notices under this Agreement must be in writing and are deemed given when delivered personally, one (1) business day after deposit with a nationally recognized overnight courier, or three (3) business days after mailing by certified mail, return receipt requested, to the addresses set forth in the applicable SOW.</w:t>
      </w:r>
    </w:p>
    <w:p>
      <w:pPr>
        <w:spacing w:after="120"/>
        <w:jc w:val="both"/>
      </w:pPr>
      <w:r>
        <w:t xml:space="preserve">Governing Law. This Agreement is governed by the laws of the State of Delaware, without regard to its conflict of laws principles. The Parties consent to the exclusive jurisdiction of the state and federal courts located in Wilmington, Delaware. Termination rights are as set out in Section </w:t>
      </w:r>
      <w:r>
        <w:fldChar w:fldCharType="begin"/>
      </w:r>
      <w:r>
        <w:instrText xml:space="preserve"> REF Ref_Term \r \h </w:instrText>
      </w:r>
      <w:r>
        <w:fldChar w:fldCharType="separate"/>
      </w:r>
      <w:r>
        <w:t>4</w:t>
      </w:r>
      <w:r>
        <w:fldChar w:fldCharType="end"/>
      </w:r>
      <w:r>
        <w:t xml:space="preserve">; limitations of liability are as set out in Section </w:t>
      </w:r>
      <w:r>
        <w:fldChar w:fldCharType="begin"/>
      </w:r>
      <w:r>
        <w:instrText xml:space="preserve"> REF Ref_Liability \r \h </w:instrText>
      </w:r>
      <w:r>
        <w:fldChar w:fldCharType="separate"/>
      </w:r>
      <w:r>
        <w:t>6</w:t>
      </w:r>
      <w:r>
        <w:fldChar w:fldCharType="end"/>
      </w:r>
      <w:r>
        <w:t xml:space="preserve">.</w:t>
      </w:r>
    </w:p>
    <w:p>
      <w:pPr>
        <w:spacing w:after="120"/>
        <w:spacing w:before="240"/>
        <w:jc w:val="both"/>
      </w:pPr>
      <w:r>
        <w:t xml:space="preserve">IN WITNESS WHEREOF, the Parties have executed this Agreement as of the Effective Date.</w:t>
      </w:r>
    </w:p>
    <w:tbl>
      <w:tblPr>
        <w:tblW w:w="9350" w:type="dxa"/>
        <w:tblLayout w:type="fixed"/>
        <w:tblCellMar>
          <w:left w:w="0" w:type="dxa"/>
          <w:right w:w="115" w:type="dxa"/>
        </w:tblCellMar>
      </w:tblPr>
      <w:tblGrid>
        <w:gridCol w:w="4675"/>
        <w:gridCol w:w="4675"/>
      </w:tblGrid>
      <w:tr>
        <w:tc>
          <w:tcPr>
            <w:tcW w:w="4675" w:type="dxa"/>
          </w:tcPr>
          <w:p>
            <w:r>
              <w:rPr>
                <w:b/>
              </w:rPr>
              <w:t xml:space="preserve">MERIDIAN CONSULTING GROUP LLC</w:t>
            </w:r>
          </w:p>
          <w:p>
            <w:r>
              <w:t xml:space="preserve"/>
            </w:r>
          </w:p>
          <w:p>
            <w:r>
              <w:t xml:space="preserve">By: _______________________________</w:t>
            </w:r>
          </w:p>
          <w:p>
            <w:r>
              <w:t xml:space="preserve">Name: Dana Whitfield</w:t>
            </w:r>
          </w:p>
          <w:p>
            <w:r>
              <w:t xml:space="preserve">Title: Managing Member</w:t>
            </w:r>
          </w:p>
        </w:tc>
        <w:tc>
          <w:tcPr>
            <w:tcW w:w="4675" w:type="dxa"/>
          </w:tcPr>
          <w:p>
            <w:r>
              <w:rPr>
                <w:b/>
              </w:rPr>
              <w:t xml:space="preserve">ATLAS MANUFACTURING CORPORATION</w:t>
            </w:r>
          </w:p>
          <w:p>
            <w:r>
              <w:t xml:space="preserve"/>
            </w:r>
          </w:p>
          <w:p>
            <w:r>
              <w:t xml:space="preserve">By: _______________________________</w:t>
            </w:r>
          </w:p>
          <w:p>
            <w:r>
              <w:t xml:space="preserve">Name: Jordan Alvarez</w:t>
            </w:r>
          </w:p>
          <w:p>
            <w:r>
              <w:t xml:space="preserve">Title: Chief Operating Officer</w:t>
            </w:r>
          </w:p>
        </w:tc>
      </w:tr>
    </w:tbl>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decimal"/>
      <w:pStyle w:val="Heading1"/>
      <w:lvlText w:val="%1."/>
      <w:lvlJc w:val="left"/>
      <w:pPr>
        <w:ind w:left="432" w:hanging="432"/>
      </w:pPr>
    </w:lvl>
    <w:lvl w:ilvl="1">
      <w:start w:val="1"/>
      <w:numFmt w:val="decimal"/>
      <w:pStyle w:val="Heading2"/>
      <w:lvlText w:val="%1.%2"/>
      <w:lvlJc w:val="left"/>
      <w:pPr>
        <w:ind w:left="576" w:hanging="576"/>
      </w:pPr>
    </w:lvl>
  </w:abstractNum>
  <w:abstractNum w:abstractNumId="1">
    <w:multiLevelType w:val="multilevel"/>
    <w:lvl w:ilvl="0">
      <w:start w:val="1"/>
      <w:numFmt w:val="lowerLetter"/>
      <w:lvlText w:val="(%1)"/>
      <w:lvlJc w:val="left"/>
      <w:pPr>
        <w:ind w:left="1080" w:hanging="360"/>
      </w:pPr>
    </w:lvl>
    <w:lvl w:ilvl="1">
      <w:start w:val="1"/>
      <w:numFmt w:val="lowerRoman"/>
      <w:lvlText w:val="(%2)"/>
      <w:lvlJc w:val="left"/>
      <w:pPr>
        <w:ind w:left="1800" w:hanging="36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4"/>
        <w:szCs w:val="24"/>
        <w:lang w:val="en-US"/>
      </w:rPr>
    </w:rPrDefault>
    <w:pPrDefault/>
  </w:docDefaults>
  <w:style w:type="paragraph" w:default="1" w:styleId="Normal">
    <w:name w:val="Normal"/>
    <w:qFormat/>
  </w:style>
  <w:style w:type="character" w:default="1" w:styleId="DefaultParagraphFont">
    <w:name w:val="Default Paragraph Font"/>
  </w:style>
  <w:style w:type="paragraph" w:styleId="Heading1">
    <w:name w:val="heading 1"/>
    <w:basedOn w:val="Normal"/>
    <w:qFormat/>
    <w:pPr>
      <w:keepNext/>
      <w:numPr>
        <w:numId w:val="1"/>
      </w:numPr>
      <w:spacing w:before="240" w:after="120"/>
      <w:outlineLvl w:val="0"/>
    </w:pPr>
    <w:rPr>
      <w:b/>
      <w:caps/>
    </w:rPr>
  </w:style>
  <w:style w:type="paragraph" w:styleId="Heading2">
    <w:name w:val="heading 2"/>
    <w:basedOn w:val="Normal"/>
    <w:qFormat/>
    <w:pPr>
      <w:keepNext/>
      <w:numPr>
        <w:ilvl w:val="1"/>
        <w:numId w:val="1"/>
      </w:numPr>
      <w:spacing w:before="120" w:after="120"/>
      <w:outlineLvl w:val="1"/>
    </w:pPr>
    <w:rPr>
      <w:b/>
    </w:rPr>
  </w:style>
  <w:style w:type="paragraph" w:styleId="TOC1">
    <w:name w:val="toc 1"/>
    <w:basedOn w:val="Normal"/>
    <w:pPr>
      <w:spacing w:after="100"/>
    </w:pPr>
  </w:style>
  <w:style w:type="paragraph" w:styleId="TOC2">
    <w:name w:val="toc 2"/>
    <w:basedOn w:val="Normal"/>
    <w:pPr>
      <w:spacing w:after="100"/>
      <w:ind w:left="220"/>
    </w:pPr>
  </w:style>
  <w:style w:type="character" w:styleId="Hyperlink">
    <w:name w:val="Hyperlink"/>
    <w:rPr>
      <w:color w:val="0563C1"/>
      <w:u w:val="singl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theme" Target="/word/theme/theme1.xml" Id="rIdThemeBackfill" /><Relationship Type="http://schemas.openxmlformats.org/officeDocument/2006/relationships/webSettings" Target="/word/webSettings.xml" Id="rIdWebSettingsBackfil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