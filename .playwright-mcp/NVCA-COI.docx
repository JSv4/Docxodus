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moveFrom w:id="1017" w:author="Smoke Tester" w:date="2026-08-06T05:49:04Z"/>
          <w:szCs w:val="22"/>
        </w:rPr>
      </w:pPr>
      <w:moveFromRangeStart w:id="1018" w:name="move1001" w:author="Smoke Tester" w:date="2026-08-06T05:49:04Z"/>
      <w:bookmarkStart w:name="_DV_M7" w:id="4"/>
      <w:bookmarkEnd w:id="4"/>
      <w:moveFrom w:id="1002" w:author="Smoke Tester" w:date="2026-08-06T05:49:04Z">
        <w:r w:rsidRPr="00172F23">
          <w:rPr>
            <w:szCs w:val="22"/>
          </w:rPr>
          <w:t xml:space="preserve">A “no impairment” clause is a broad and general provision </w:t>
        </w:r>
      </w:moveFrom>
      <w:bookmarkStart w:name="_DV_C8" w:id="5"/>
      <w:moveFrom w:id="1003" w:author="Smoke Tester" w:date="2026-08-06T05:49:04Z">
        <w:r w:rsidRPr="00172F23">
          <w:rPr>
            <w:szCs w:val="22"/>
          </w:rPr>
          <w:t>that</w:t>
        </w:r>
      </w:moveFrom>
      <w:bookmarkStart w:name="_DV_M8" w:id="6"/>
      <w:bookmarkEnd w:id="5"/>
      <w:bookmarkEnd w:id="6"/>
      <w:moveFrom w:id="1004" w:author="Smoke Tester" w:date="2026-08-06T05:49:04Z">
        <w:r w:rsidRPr="00172F23">
          <w:rPr>
            <w:szCs w:val="22"/>
          </w:rPr>
          <w:t xml:space="preserve"> prohibits the Corporation from acting (or failing to act) in a way </w:t>
        </w:r>
      </w:moveFrom>
      <w:bookmarkStart w:name="_DV_C10" w:id="7"/>
      <w:moveFrom w:id="1005" w:author="Smoke Tester" w:date="2026-08-06T05:49:04Z">
        <w:r w:rsidRPr="00172F23">
          <w:rPr>
            <w:szCs w:val="22"/>
          </w:rPr>
          <w:t>that</w:t>
        </w:r>
      </w:moveFrom>
      <w:bookmarkStart w:name="_DV_M9" w:id="8"/>
      <w:bookmarkEnd w:id="7"/>
      <w:bookmarkEnd w:id="8"/>
      <w:moveFrom w:id="1006" w:author="Smoke Tester" w:date="2026-08-06T05:49:04Z">
        <w:r w:rsidRPr="00172F23">
          <w:rPr>
            <w:szCs w:val="22"/>
          </w:rPr>
          <w:t xml:space="preserve"> would circumvent the express and specific provisions of the Certificate of Incorporation.</w:t>
        </w:r>
      </w:moveFrom>
      <w:moveFrom w:id="1007" w:author="Smoke Tester" w:date="2026-08-06T05:49:04Z">
        <w:r w:rsidRPr="00172F23" w:rsidR="001849E5">
          <w:rPr>
            <w:szCs w:val="22"/>
          </w:rPr>
          <w:t xml:space="preserve"> </w:t>
        </w:r>
      </w:moveFrom>
      <w:moveFrom w:id="1008" w:author="Smoke Tester" w:date="2026-08-06T05:49:04Z">
        <w:r w:rsidRPr="00172F23">
          <w:rPr>
            <w:szCs w:val="22"/>
          </w:rPr>
          <w:t>Although Delaware courts narrowly construe “no impairment” clauses</w:t>
        </w:r>
      </w:moveFrom>
      <w:bookmarkStart w:name="_DV_M10" w:id="9"/>
      <w:bookmarkEnd w:id="9"/>
      <w:moveFrom w:id="1009" w:author="Smoke Tester" w:date="2026-08-06T05:49:04Z">
        <w:r w:rsidRPr="00172F23">
          <w:rPr>
            <w:rStyle w:val="FootnoteReference"/>
            <w:szCs w:val="22"/>
          </w:rPr>
          <w:footnoteReference w:id="2"/>
        </w:r>
      </w:moveFrom>
      <w:moveFrom w:id="1010" w:author="Smoke Tester" w:date="2026-08-06T05:49:04Z">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moveFrom>
      <w:moveFrom w:id="1011" w:author="Smoke Tester" w:date="2026-08-06T05:49:04Z">
        <w:r w:rsidRPr="00172F23" w:rsidR="001849E5">
          <w:rPr>
            <w:szCs w:val="22"/>
          </w:rPr>
          <w:t xml:space="preserve"> </w:t>
        </w:r>
      </w:moveFrom>
      <w:moveFrom w:id="1012" w:author="Smoke Tester" w:date="2026-08-06T05:49:04Z">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moveFrom>
      <w:moveFrom w:id="1013" w:author="Smoke Tester" w:date="2026-08-06T05:49:04Z">
        <w:r w:rsidRPr="00172F23" w:rsidR="001849E5">
          <w:rPr>
            <w:szCs w:val="22"/>
          </w:rPr>
          <w:t xml:space="preserve"> </w:t>
        </w:r>
      </w:moveFrom>
      <w:moveFrom w:id="1014" w:author="Smoke Tester" w:date="2026-08-06T05:49:04Z">
        <w:r w:rsidRPr="00172F23">
          <w:rPr>
            <w:szCs w:val="22"/>
          </w:rPr>
          <w:t xml:space="preserve">Accordingly, the drafters intentionally did not include a “no impairment” clause in this </w:t>
        </w:r>
      </w:moveFrom>
      <w:moveFrom w:id="1015" w:author="Smoke Tester" w:date="2026-08-06T05:49:04Z">
        <w:r w:rsidRPr="00172F23" w:rsidR="007A5DA4">
          <w:rPr>
            <w:szCs w:val="22"/>
          </w:rPr>
          <w:t>model charter</w:t>
        </w:r>
      </w:moveFrom>
      <w:moveFrom w:id="1016" w:author="Smoke Tester" w:date="2026-08-06T05:49:04Z">
        <w:r w:rsidRPr="00172F23">
          <w:rPr>
            <w:szCs w:val="22"/>
          </w:rPr>
          <w:t>.</w:t>
        </w:r>
      </w:moveFrom>
      <w:moveFromRangeEnd w:id="1018"/>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242D43AA" w14:textId="09AEA667">
      <w:pPr>
        <w:pStyle w:val="BodyText3"/>
        <w:widowControl w:val="0"/>
        <w:rPr>
          <w:moveTo w:id="1034" w:author="Smoke Tester" w:date="2026-08-06T05:49:04Z"/>
          <w:szCs w:val="22"/>
        </w:rPr>
      </w:pPr>
      <w:moveToRangeStart w:id="1035" w:name="move1001" w:author="Smoke Tester" w:date="2026-08-06T05:49:04Z"/>
      <w:bookmarkStart w:name="_DV_M7" w:id="4"/>
      <w:bookmarkEnd w:id="4"/>
      <w:moveTo w:id="1019" w:author="Smoke Tester" w:date="2026-08-06T05:49:04Z">
        <w:r w:rsidRPr="00172F23">
          <w:rPr>
            <w:szCs w:val="22"/>
          </w:rPr>
          <w:t xml:space="preserve">A “no impairment” clause is a broad and general provision </w:t>
        </w:r>
      </w:moveTo>
      <w:bookmarkStart w:name="_DV_C8" w:id="5"/>
      <w:moveTo w:id="1020" w:author="Smoke Tester" w:date="2026-08-06T05:49:04Z">
        <w:r w:rsidRPr="00172F23">
          <w:rPr>
            <w:szCs w:val="22"/>
          </w:rPr>
          <w:t>that</w:t>
        </w:r>
      </w:moveTo>
      <w:bookmarkStart w:name="_DV_M8" w:id="6"/>
      <w:bookmarkEnd w:id="5"/>
      <w:bookmarkEnd w:id="6"/>
      <w:moveTo w:id="1021" w:author="Smoke Tester" w:date="2026-08-06T05:49:04Z">
        <w:r w:rsidRPr="00172F23">
          <w:rPr>
            <w:szCs w:val="22"/>
          </w:rPr>
          <w:t xml:space="preserve"> prohibits the Corporation from acting (or failing to act) in a way </w:t>
        </w:r>
      </w:moveTo>
      <w:bookmarkStart w:name="_DV_C10" w:id="7"/>
      <w:moveTo w:id="1022" w:author="Smoke Tester" w:date="2026-08-06T05:49:04Z">
        <w:r w:rsidRPr="00172F23">
          <w:rPr>
            <w:szCs w:val="22"/>
          </w:rPr>
          <w:t>that</w:t>
        </w:r>
      </w:moveTo>
      <w:bookmarkStart w:name="_DV_M9" w:id="8"/>
      <w:bookmarkEnd w:id="7"/>
      <w:bookmarkEnd w:id="8"/>
      <w:moveTo w:id="1023" w:author="Smoke Tester" w:date="2026-08-06T05:49:04Z">
        <w:r w:rsidRPr="00172F23">
          <w:rPr>
            <w:szCs w:val="22"/>
          </w:rPr>
          <w:t xml:space="preserve"> would circumvent the express and specific provisions of the Certificate of Incorporation.</w:t>
        </w:r>
      </w:moveTo>
      <w:moveTo w:id="1024" w:author="Smoke Tester" w:date="2026-08-06T05:49:04Z">
        <w:r w:rsidRPr="00172F23" w:rsidR="001849E5">
          <w:rPr>
            <w:szCs w:val="22"/>
          </w:rPr>
          <w:t xml:space="preserve"> </w:t>
        </w:r>
      </w:moveTo>
      <w:moveTo w:id="1025" w:author="Smoke Tester" w:date="2026-08-06T05:49:04Z">
        <w:r w:rsidRPr="00172F23">
          <w:rPr>
            <w:szCs w:val="22"/>
          </w:rPr>
          <w:t>Although Delaware courts narrowly construe “no impairment” clauses</w:t>
        </w:r>
      </w:moveTo>
      <w:bookmarkStart w:name="_DV_M10" w:id="9"/>
      <w:bookmarkEnd w:id="9"/>
      <w:moveTo w:id="1026" w:author="Smoke Tester" w:date="2026-08-06T05:49:04Z">
        <w:r w:rsidRPr="00172F23">
          <w:rPr>
            <w:rStyle w:val="FootnoteReference"/>
            <w:szCs w:val="22"/>
          </w:rPr>
          <w:footnoteReference w:id="2"/>
        </w:r>
      </w:moveTo>
      <w:moveTo w:id="1027" w:author="Smoke Tester" w:date="2026-08-06T05:49:04Z">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moveTo>
      <w:moveTo w:id="1028" w:author="Smoke Tester" w:date="2026-08-06T05:49:04Z">
        <w:r w:rsidRPr="00172F23" w:rsidR="001849E5">
          <w:rPr>
            <w:szCs w:val="22"/>
          </w:rPr>
          <w:t xml:space="preserve"> </w:t>
        </w:r>
      </w:moveTo>
      <w:moveTo w:id="1029" w:author="Smoke Tester" w:date="2026-08-06T05:49:04Z">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moveTo>
      <w:moveTo w:id="1030" w:author="Smoke Tester" w:date="2026-08-06T05:49:04Z">
        <w:r w:rsidRPr="00172F23" w:rsidR="001849E5">
          <w:rPr>
            <w:szCs w:val="22"/>
          </w:rPr>
          <w:t xml:space="preserve"> </w:t>
        </w:r>
      </w:moveTo>
      <w:moveTo w:id="1031" w:author="Smoke Tester" w:date="2026-08-06T05:49:04Z">
        <w:r w:rsidRPr="00172F23">
          <w:rPr>
            <w:szCs w:val="22"/>
          </w:rPr>
          <w:t xml:space="preserve">Accordingly, the drafters intentionally did not include a “no impairment” clause in this </w:t>
        </w:r>
      </w:moveTo>
      <w:moveTo w:id="1032" w:author="Smoke Tester" w:date="2026-08-06T05:49:04Z">
        <w:r w:rsidRPr="00172F23" w:rsidR="007A5DA4">
          <w:rPr>
            <w:szCs w:val="22"/>
          </w:rPr>
          <w:t>model charter</w:t>
        </w:r>
      </w:moveTo>
      <w:moveTo w:id="1033" w:author="Smoke Tester" w:date="2026-08-06T05:49:04Z">
        <w:r w:rsidRPr="00172F23">
          <w:rPr>
            <w:szCs w:val="22"/>
          </w:rPr>
          <w:t>.</w:t>
        </w:r>
      </w:moveTo>
      <w:moveToRangeEnd w:id="1035"/>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[_________]</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[____________],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That the name of this corporation is [_______________],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[_______________]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[______]</w:t>
      </w:r>
      <w:r w:rsidRPr="00172F23" w:rsidR="00B3652A">
        <w:rPr>
          <w:szCs w:val="22"/>
        </w:rPr>
        <w:t>. The Corporation has [two] classes of stock, referred to as Common Stock and Preferred Stock. There are</w:t>
      </w:r>
      <w:r w:rsidRPr="00172F23" w:rsidR="001849E5">
        <w:rPr>
          <w:szCs w:val="22"/>
        </w:rPr>
        <w:t xml:space="preserve"> </w:t>
      </w:r>
      <w:r w:rsidRPr="00172F23" w:rsidR="000B6078">
        <w:rPr>
          <w:szCs w:val="22"/>
        </w:rPr>
        <w:t xml:space="preserve">[_____] shares </w:t>
      </w:r>
      <w:r w:rsidRPr="00172F23" w:rsidR="00B3652A">
        <w:rPr>
          <w:szCs w:val="22"/>
        </w:rPr>
        <w:t xml:space="preserve">of authorized </w:t>
      </w:r>
      <w:r w:rsidRPr="00172F23" w:rsidR="000B6078">
        <w:rPr>
          <w:szCs w:val="22"/>
        </w:rPr>
        <w:t>Common Stock, $[_____]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[______] shares </w:t>
      </w:r>
      <w:r w:rsidRPr="00172F23" w:rsidR="00B3652A">
        <w:rPr>
          <w:szCs w:val="22"/>
        </w:rPr>
        <w:t xml:space="preserve">of authorized </w:t>
      </w:r>
      <w:r w:rsidRPr="00172F23" w:rsidR="00BE51FB">
        <w:rPr>
          <w:szCs w:val="22"/>
        </w:rPr>
        <w:t xml:space="preserve">Preferred Stock, $[______]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the greater of (i) [__</w:t>
      </w:r>
      <w:r w:rsidRPr="00172F23">
        <w:t xml:space="preserve"> times</w:t>
      </w:r>
      <w:r w:rsidRPr="00172F23" w:rsidR="003134A4">
        <w:t>]</w:t>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286F4FB" w14:textId="14B18616">
      <w:pPr>
        <w:pStyle w:val="ExhibitA2"/>
        <w:widowControl w:val="0"/>
        <w:rPr>
          <w:color w:val="000000"/>
          <w:szCs w:val="22"/>
        </w:rPr>
      </w:pPr>
      <w:bookmarkStart w:name="_DV_M355" w:id="403"/>
      <w:bookmarkEnd w:id="403"/>
      <w:r w:rsidRPr="00172F23">
        <w:rPr>
          <w:color w:val="000000"/>
          <w:szCs w:val="22"/>
          <w:u w:val="single"/>
        </w:rPr>
        <w:t>Advancement of Expenses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import namespace="9c0a36f1-4d58-430e-8449-b0eaaf5fe206"/>
    <xs:import namespace="37e6111b-6a63-4681-b603-c7bc9a020fd3"/>
    <xs:element name="properties">
      <xs:complexType>
        <xs:sequence>
          <xs:element name="documentManagement">
            <xs:complexType>
              <xs:all>
                <xs:element ref="ns2:MediaServiceMetadata" minOccurs="0"/>
                <xs:element ref="ns2:MediaServiceFastMetadata" minOccurs="0"/>
                <xs:element ref="ns2:MediaServiceAutoKeyPoints" minOccurs="0"/>
                <xs:element ref="ns2:MediaServiceKeyPoints" minOccurs="0"/>
                <xs:element ref="ns3:SharedWithUsers" minOccurs="0"/>
                <xs:element ref="ns3:SharedWithDetails" minOccurs="0"/>
                <xs:element ref="ns2:MediaServiceDateTaken" minOccurs="0"/>
                <xs:element ref="ns2:MediaServiceAutoTags" minOccurs="0"/>
                <xs:element ref="ns2:MediaLengthInSeconds" minOccurs="0"/>
                <xs:element ref="ns2:MediaServiceObjectDetectorVersions" minOccurs="0"/>
                <xs:element ref="ns2:MediaServiceSearchProperties" minOccurs="0"/>
                <xs:element ref="ns2:lcf76f155ced4ddcb4097134ff3c332f" minOccurs="0"/>
                <xs:element ref="ns3:TaxCatchAll" minOccurs="0"/>
                <xs:element ref="ns2:MediaServiceGenerationTime" minOccurs="0"/>
                <xs:element ref="ns2:MediaServiceEventHashCode" minOccurs="0"/>
                <xs:element ref="ns2:MediaServiceOCR" minOccurs="0"/>
                <xs:element ref="ns2:MediaServiceBillingMetadata"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AutoKeyPoints" ma:index="10" nillable="true" ma:displayName="MediaServiceAutoKeyPoints" ma:hidden="true" ma:internalName="MediaServiceAutoKeyPoints" ma:readOnly="true">
      <xs:simpleType>
        <xs:restriction base="dms:Note"/>
      </xs:simpleType>
    </xs:element>
    <xs:element name="MediaServiceKeyPoints" ma:index="11" nillable="true" ma:displayName="KeyPoints" ma:internalName="MediaServiceKeyPoints" ma:readOnly="true">
      <xs:simpleType>
        <xs:restriction base="dms:Note">
          <xs:maxLength value="255"/>
        </xs:restriction>
      </xs:simpleType>
    </xs:element>
    <xs:element name="MediaServiceDateTaken" ma:index="14" nillable="true" ma:displayName="MediaServiceDateTaken" ma:hidden="true" ma:internalName="MediaServiceDateTaken" ma:readOnly="true">
      <xs:simpleType>
        <xs:restriction base="dms:Text"/>
      </xs:simpleType>
    </xs:element>
    <xs:element name="MediaServiceAutoTags" ma:index="15" nillable="true" ma:displayName="Tags" ma:internalName="MediaServiceAutoTags" ma:readOnly="true">
      <xs:simpleType>
        <xs:restriction base="dms:Text"/>
      </xs:simpleType>
    </xs:element>
    <xs:element name="MediaLengthInSeconds" ma:index="16" nillable="true" ma:displayName="MediaLengthInSeconds" ma:hidden="true" ma:internalName="MediaLengthInSeconds" ma:readOnly="true">
      <xs:simpleType>
        <xs:restriction base="dms:Unknown"/>
      </xs:simpleType>
    </xs:element>
    <xs:element name="MediaServiceObjectDetectorVersions" ma:index="17" nillable="true" ma:displayName="MediaServiceObjectDetectorVersions" ma:hidden="true" ma:indexed="true" ma:internalName="MediaServiceObjectDetectorVersions" ma:readOnly="true">
      <xs:simpleType>
        <xs:restriction base="dms:Text"/>
      </xs:simpleType>
    </xs:element>
    <xs:element name="MediaServiceSearchProperties" ma:index="18" nillable="true" ma:displayName="MediaServiceSearchProperties" ma:hidden="true" ma:internalName="MediaServiceSearchProperties" ma:readOnly="true">
      <xs:simpleType>
        <xs:restriction base="dms:Note"/>
      </xs:simpleType>
    </xs:element>
    <xs: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complexType>
        <xs:sequence>
          <xs:element ref="pc:Terms" minOccurs="0" maxOccurs="1"/>
        </xs:sequence>
      </xs:complexType>
    </xs:element>
    <xs:element name="MediaServiceGenerationTime" ma:index="22" nillable="true" ma:displayName="MediaServiceGenerationTime" ma:hidden="true" ma:internalName="MediaServiceGenerationTime" ma:readOnly="true">
      <xs:simpleType>
        <xs:restriction base="dms:Text"/>
      </xs:simpleType>
    </xs:element>
    <xs:element name="MediaServiceEventHashCode" ma:index="23" nillable="true" ma:displayName="MediaServiceEventHashCode" ma:hidden="true" ma:internalName="MediaServiceEventHashCode" ma:readOnly="true">
      <xs:simpleType>
        <xs:restriction base="dms:Text"/>
      </xs:simpleType>
    </xs:element>
    <xs:element name="MediaServiceOCR" ma:index="24" nillable="true" ma:displayName="Extracted Text" ma:internalName="MediaServiceOCR" ma:readOnly="true">
      <xs:simpleType>
        <xs:restriction base="dms:Note">
          <xs:maxLength value="255"/>
        </xs:restriction>
      </xs:simpleType>
    </xs:element>
    <xs:element name="MediaServiceBillingMetadata" ma:index="25" nillable="true" ma:displayName="MediaServiceBillingMetadata" ma:hidden="true" ma:internalName="MediaServiceBillingMetadata" ma:readOnly="true">
      <xs:simpleType>
        <xs:restriction base="dms:Note"/>
      </xs:simpleType>
    </xs:element>
  </xs:schema>
  <xs: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import namespace="http://schemas.microsoft.com/office/2006/documentManagement/types"/>
    <xs:import namespace="http://schemas.microsoft.com/office/infopath/2007/PartnerControls"/>
    <xs:element name="SharedWithUsers" ma:index="12" nillable="true" ma:displayName="Shared With"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3" nillable="true" ma:displayName="Shared With Details" ma:internalName="SharedWithDetails" ma:readOnly="true">
      <xs:simpleType>
        <xs:restriction base="dms:Note">
          <xs:maxLength value="255"/>
        </xs:restriction>
      </xs:simpleType>
    </xs:element>
    <xs:element name="TaxCatchAll" ma:index="21" nillable="true" ma:displayName="Taxonomy Catch All Column" ma:hidden="true" ma:list="{86680791-a5e0-4291-8c12-f0a303cae57f}" ma:internalName="TaxCatchAll" ma:showField="CatchAllData" ma:web="37e6111b-6a63-4681-b603-c7bc9a020fd3">
      <xs:complexType>
        <xs:complexContent>
          <xs:extension base="dms:MultiChoiceLookup">
            <xs:sequence>
              <xs:element name="Value" type="dms:Lookup" maxOccurs="unbounded" minOccurs="0"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